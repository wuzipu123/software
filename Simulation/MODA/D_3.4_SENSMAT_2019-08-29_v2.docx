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4F8C1" w14:textId="77777777" w:rsidR="00E510D5" w:rsidRPr="00C61419" w:rsidRDefault="00E510D5" w:rsidP="00A841D0">
      <w:pPr>
        <w:rPr>
          <w:lang w:val="en-GB"/>
        </w:rPr>
      </w:pPr>
    </w:p>
    <w:p w14:paraId="080BD8D7" w14:textId="38BA1FC1" w:rsidR="0033022F" w:rsidRPr="00C61419" w:rsidRDefault="00D034D5" w:rsidP="00702948">
      <w:pPr>
        <w:pStyle w:val="NeuroCareHeader"/>
        <w:rPr>
          <w:lang w:val="en-GB"/>
        </w:rPr>
      </w:pPr>
      <w:proofErr w:type="spellStart"/>
      <w:r w:rsidRPr="00C61419">
        <w:rPr>
          <w:lang w:val="en-GB"/>
        </w:rPr>
        <w:t>SensMat</w:t>
      </w:r>
      <w:proofErr w:type="spellEnd"/>
      <w:r w:rsidR="002244A5" w:rsidRPr="00C61419">
        <w:rPr>
          <w:lang w:val="en-GB"/>
        </w:rPr>
        <w:t xml:space="preserve"> Deliverable </w:t>
      </w:r>
      <w:r w:rsidR="00E55F44" w:rsidRPr="00C61419">
        <w:rPr>
          <w:lang w:val="en-GB"/>
        </w:rPr>
        <w:t>D</w:t>
      </w:r>
      <w:r w:rsidR="00871D11" w:rsidRPr="00C61419">
        <w:rPr>
          <w:lang w:val="en-GB"/>
        </w:rPr>
        <w:t>3</w:t>
      </w:r>
      <w:r w:rsidR="00E55F44" w:rsidRPr="00C61419">
        <w:rPr>
          <w:lang w:val="en-GB"/>
        </w:rPr>
        <w:t>.</w:t>
      </w:r>
      <w:r w:rsidR="00C61419" w:rsidRPr="00C61419">
        <w:rPr>
          <w:lang w:val="en-GB"/>
        </w:rPr>
        <w:t>4</w:t>
      </w:r>
    </w:p>
    <w:p w14:paraId="498A5FFC" w14:textId="441416CF" w:rsidR="0033022F" w:rsidRPr="00C61419" w:rsidRDefault="00871D11" w:rsidP="00702948">
      <w:pPr>
        <w:pStyle w:val="NeuroCareHeader"/>
        <w:rPr>
          <w:lang w:val="en-GB"/>
        </w:rPr>
      </w:pPr>
      <w:r w:rsidRPr="00C61419">
        <w:rPr>
          <w:lang w:val="en-GB"/>
        </w:rPr>
        <w:t>Report on full set of MODA Sheets for the used multi-</w:t>
      </w:r>
      <w:r w:rsidR="006D6674" w:rsidRPr="00C61419">
        <w:rPr>
          <w:lang w:val="en-GB"/>
        </w:rPr>
        <w:t>physical environmental</w:t>
      </w:r>
      <w:r w:rsidRPr="00C61419">
        <w:rPr>
          <w:lang w:val="en-GB"/>
        </w:rPr>
        <w:t xml:space="preserve"> models</w:t>
      </w:r>
    </w:p>
    <w:p w14:paraId="5C912302" w14:textId="77777777" w:rsidR="0033022F" w:rsidRPr="00C61419" w:rsidRDefault="0033022F">
      <w:pPr>
        <w:spacing w:before="0" w:after="0"/>
        <w:rPr>
          <w:lang w:val="en-GB"/>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87"/>
        <w:gridCol w:w="1113"/>
        <w:gridCol w:w="7428"/>
      </w:tblGrid>
      <w:tr w:rsidR="0033022F" w:rsidRPr="00C61419" w14:paraId="04B50671" w14:textId="77777777">
        <w:trPr>
          <w:cantSplit/>
        </w:trPr>
        <w:tc>
          <w:tcPr>
            <w:tcW w:w="1101" w:type="dxa"/>
            <w:tcBorders>
              <w:top w:val="dotted" w:sz="4" w:space="0" w:color="auto"/>
              <w:left w:val="dotted" w:sz="4" w:space="0" w:color="auto"/>
              <w:bottom w:val="dotted" w:sz="4" w:space="0" w:color="auto"/>
              <w:right w:val="dotted" w:sz="4" w:space="0" w:color="auto"/>
            </w:tcBorders>
            <w:vAlign w:val="center"/>
          </w:tcPr>
          <w:p w14:paraId="46F8E31C" w14:textId="77777777" w:rsidR="0033022F" w:rsidRPr="00C61419" w:rsidRDefault="0033022F">
            <w:pPr>
              <w:rPr>
                <w:b/>
                <w:sz w:val="20"/>
                <w:szCs w:val="20"/>
                <w:lang w:val="en-GB"/>
              </w:rPr>
            </w:pPr>
            <w:r w:rsidRPr="00C61419">
              <w:rPr>
                <w:b/>
                <w:sz w:val="20"/>
                <w:szCs w:val="20"/>
                <w:lang w:val="en-GB"/>
              </w:rPr>
              <w:t>WP</w:t>
            </w:r>
          </w:p>
        </w:tc>
        <w:tc>
          <w:tcPr>
            <w:tcW w:w="1134" w:type="dxa"/>
            <w:tcBorders>
              <w:top w:val="dotted" w:sz="4" w:space="0" w:color="auto"/>
              <w:left w:val="dotted" w:sz="4" w:space="0" w:color="auto"/>
              <w:bottom w:val="dotted" w:sz="4" w:space="0" w:color="auto"/>
              <w:right w:val="dotted" w:sz="4" w:space="0" w:color="auto"/>
            </w:tcBorders>
            <w:vAlign w:val="center"/>
          </w:tcPr>
          <w:p w14:paraId="552D8BC7" w14:textId="030BA396" w:rsidR="0033022F" w:rsidRPr="00C61419" w:rsidRDefault="00871D11" w:rsidP="00871D11">
            <w:pPr>
              <w:rPr>
                <w:sz w:val="20"/>
                <w:szCs w:val="20"/>
                <w:lang w:val="en-GB"/>
              </w:rPr>
            </w:pPr>
            <w:r w:rsidRPr="00C61419">
              <w:rPr>
                <w:sz w:val="20"/>
                <w:szCs w:val="20"/>
                <w:lang w:val="en-GB"/>
              </w:rPr>
              <w:t>3</w:t>
            </w:r>
          </w:p>
        </w:tc>
        <w:tc>
          <w:tcPr>
            <w:tcW w:w="7619" w:type="dxa"/>
            <w:tcBorders>
              <w:top w:val="dotted" w:sz="4" w:space="0" w:color="auto"/>
              <w:left w:val="dotted" w:sz="4" w:space="0" w:color="auto"/>
              <w:bottom w:val="dotted" w:sz="4" w:space="0" w:color="auto"/>
              <w:right w:val="dotted" w:sz="4" w:space="0" w:color="auto"/>
            </w:tcBorders>
            <w:vAlign w:val="center"/>
          </w:tcPr>
          <w:p w14:paraId="4F582CA1" w14:textId="1D4DF567" w:rsidR="0033022F" w:rsidRPr="00C61419" w:rsidRDefault="00B829A7" w:rsidP="00BC49FF">
            <w:pPr>
              <w:rPr>
                <w:sz w:val="20"/>
                <w:szCs w:val="20"/>
                <w:lang w:val="en-GB"/>
              </w:rPr>
            </w:pPr>
            <w:r w:rsidRPr="00C61419">
              <w:rPr>
                <w:b/>
                <w:bCs/>
                <w:szCs w:val="22"/>
                <w:lang w:val="en-GB"/>
              </w:rPr>
              <w:t>Multi-scale and multi</w:t>
            </w:r>
            <w:r w:rsidR="00F57FF8" w:rsidRPr="00C61419">
              <w:rPr>
                <w:b/>
                <w:bCs/>
                <w:szCs w:val="22"/>
                <w:lang w:val="en-GB"/>
              </w:rPr>
              <w:t>-</w:t>
            </w:r>
            <w:r w:rsidRPr="00C61419">
              <w:rPr>
                <w:b/>
                <w:bCs/>
                <w:szCs w:val="22"/>
                <w:lang w:val="en-GB"/>
              </w:rPr>
              <w:t>physical modelling and validation</w:t>
            </w:r>
          </w:p>
        </w:tc>
      </w:tr>
      <w:tr w:rsidR="0033022F" w:rsidRPr="00C61419" w14:paraId="2CC2159D" w14:textId="77777777">
        <w:trPr>
          <w:cantSplit/>
        </w:trPr>
        <w:tc>
          <w:tcPr>
            <w:tcW w:w="1101" w:type="dxa"/>
            <w:tcBorders>
              <w:top w:val="dotted" w:sz="4" w:space="0" w:color="auto"/>
              <w:left w:val="dotted" w:sz="4" w:space="0" w:color="auto"/>
              <w:bottom w:val="dotted" w:sz="4" w:space="0" w:color="auto"/>
              <w:right w:val="dotted" w:sz="4" w:space="0" w:color="auto"/>
            </w:tcBorders>
            <w:vAlign w:val="center"/>
          </w:tcPr>
          <w:p w14:paraId="2FC4CA62" w14:textId="77777777" w:rsidR="0033022F" w:rsidRPr="00C61419" w:rsidRDefault="0033022F">
            <w:pPr>
              <w:rPr>
                <w:b/>
                <w:sz w:val="20"/>
                <w:szCs w:val="20"/>
                <w:lang w:val="en-GB"/>
              </w:rPr>
            </w:pPr>
            <w:r w:rsidRPr="00C61419">
              <w:rPr>
                <w:b/>
                <w:sz w:val="20"/>
                <w:szCs w:val="20"/>
                <w:lang w:val="en-GB"/>
              </w:rPr>
              <w:t>Task</w:t>
            </w:r>
          </w:p>
        </w:tc>
        <w:tc>
          <w:tcPr>
            <w:tcW w:w="1134" w:type="dxa"/>
            <w:tcBorders>
              <w:top w:val="dotted" w:sz="4" w:space="0" w:color="auto"/>
              <w:left w:val="dotted" w:sz="4" w:space="0" w:color="auto"/>
              <w:bottom w:val="dotted" w:sz="4" w:space="0" w:color="auto"/>
              <w:right w:val="dotted" w:sz="4" w:space="0" w:color="auto"/>
            </w:tcBorders>
            <w:vAlign w:val="center"/>
          </w:tcPr>
          <w:p w14:paraId="2B94E752" w14:textId="2EFEDB99" w:rsidR="0033022F" w:rsidRPr="00C61419" w:rsidRDefault="00871D11" w:rsidP="006D6674">
            <w:pPr>
              <w:rPr>
                <w:sz w:val="20"/>
                <w:szCs w:val="20"/>
                <w:lang w:val="en-GB"/>
              </w:rPr>
            </w:pPr>
            <w:r w:rsidRPr="00C61419">
              <w:rPr>
                <w:sz w:val="20"/>
                <w:szCs w:val="20"/>
                <w:lang w:val="en-GB"/>
              </w:rPr>
              <w:t>3</w:t>
            </w:r>
            <w:r w:rsidR="006924F9" w:rsidRPr="00C61419">
              <w:rPr>
                <w:sz w:val="20"/>
                <w:szCs w:val="20"/>
                <w:lang w:val="en-GB"/>
              </w:rPr>
              <w:t>.</w:t>
            </w:r>
            <w:r w:rsidR="006D6674" w:rsidRPr="00C61419">
              <w:rPr>
                <w:sz w:val="20"/>
                <w:szCs w:val="20"/>
                <w:lang w:val="en-GB"/>
              </w:rPr>
              <w:t>3</w:t>
            </w:r>
          </w:p>
        </w:tc>
        <w:tc>
          <w:tcPr>
            <w:tcW w:w="7619" w:type="dxa"/>
            <w:tcBorders>
              <w:top w:val="dotted" w:sz="4" w:space="0" w:color="auto"/>
              <w:left w:val="dotted" w:sz="4" w:space="0" w:color="auto"/>
              <w:bottom w:val="dotted" w:sz="4" w:space="0" w:color="auto"/>
              <w:right w:val="dotted" w:sz="4" w:space="0" w:color="auto"/>
            </w:tcBorders>
            <w:vAlign w:val="center"/>
          </w:tcPr>
          <w:p w14:paraId="0A7B06D7" w14:textId="52CC2AF0" w:rsidR="0033022F" w:rsidRPr="00C61419" w:rsidRDefault="006D6674" w:rsidP="00F57FF8">
            <w:pPr>
              <w:rPr>
                <w:sz w:val="20"/>
                <w:szCs w:val="20"/>
                <w:lang w:val="en-GB"/>
              </w:rPr>
            </w:pPr>
            <w:r w:rsidRPr="00C61419">
              <w:rPr>
                <w:b/>
                <w:bCs/>
                <w:szCs w:val="22"/>
                <w:lang w:val="en-GB"/>
              </w:rPr>
              <w:t>M</w:t>
            </w:r>
            <w:r w:rsidR="00B829A7" w:rsidRPr="00C61419">
              <w:rPr>
                <w:b/>
                <w:bCs/>
                <w:szCs w:val="22"/>
                <w:lang w:val="en-GB"/>
              </w:rPr>
              <w:t xml:space="preserve">ulti-physical </w:t>
            </w:r>
            <w:r w:rsidRPr="00C61419">
              <w:rPr>
                <w:b/>
                <w:bCs/>
                <w:szCs w:val="22"/>
                <w:lang w:val="en-GB"/>
              </w:rPr>
              <w:t xml:space="preserve">environmental simulation of CH Exhibition Impacts </w:t>
            </w:r>
          </w:p>
        </w:tc>
      </w:tr>
    </w:tbl>
    <w:p w14:paraId="2CC3E1A8" w14:textId="77777777" w:rsidR="0033022F" w:rsidRPr="00C61419" w:rsidRDefault="0033022F">
      <w:pPr>
        <w:spacing w:before="0" w:after="0"/>
        <w:rPr>
          <w:lang w:val="en-GB"/>
        </w:rPr>
      </w:pP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207"/>
        <w:gridCol w:w="885"/>
        <w:gridCol w:w="368"/>
        <w:gridCol w:w="3079"/>
        <w:gridCol w:w="3089"/>
      </w:tblGrid>
      <w:tr w:rsidR="0033022F" w:rsidRPr="00C61419" w14:paraId="0C4EC4E9" w14:textId="77777777">
        <w:tc>
          <w:tcPr>
            <w:tcW w:w="2235" w:type="dxa"/>
            <w:tcBorders>
              <w:top w:val="dotted" w:sz="4" w:space="0" w:color="auto"/>
              <w:left w:val="dotted" w:sz="4" w:space="0" w:color="auto"/>
              <w:bottom w:val="dotted" w:sz="4" w:space="0" w:color="auto"/>
              <w:right w:val="dotted" w:sz="4" w:space="0" w:color="auto"/>
            </w:tcBorders>
            <w:vAlign w:val="center"/>
          </w:tcPr>
          <w:p w14:paraId="71B4B7A7" w14:textId="77777777" w:rsidR="0033022F" w:rsidRPr="00C61419" w:rsidRDefault="0033022F">
            <w:pPr>
              <w:rPr>
                <w:sz w:val="20"/>
                <w:szCs w:val="20"/>
                <w:lang w:val="en-GB"/>
              </w:rPr>
            </w:pPr>
            <w:r w:rsidRPr="00C61419">
              <w:rPr>
                <w:b/>
                <w:bCs/>
                <w:sz w:val="20"/>
                <w:szCs w:val="20"/>
                <w:lang w:val="en-GB"/>
              </w:rPr>
              <w:t>Dissemination level</w:t>
            </w:r>
            <w:r w:rsidRPr="00C61419">
              <w:rPr>
                <w:b/>
                <w:bCs/>
                <w:sz w:val="20"/>
                <w:szCs w:val="20"/>
                <w:vertAlign w:val="superscript"/>
                <w:lang w:val="en-GB"/>
              </w:rPr>
              <w:footnoteReference w:id="2"/>
            </w:r>
          </w:p>
        </w:tc>
        <w:tc>
          <w:tcPr>
            <w:tcW w:w="901" w:type="dxa"/>
            <w:tcBorders>
              <w:top w:val="dotted" w:sz="4" w:space="0" w:color="auto"/>
              <w:left w:val="dotted" w:sz="4" w:space="0" w:color="auto"/>
              <w:bottom w:val="dotted" w:sz="4" w:space="0" w:color="auto"/>
              <w:right w:val="dotted" w:sz="4" w:space="0" w:color="auto"/>
            </w:tcBorders>
            <w:vAlign w:val="center"/>
          </w:tcPr>
          <w:p w14:paraId="3CF688C4" w14:textId="7D980DB4" w:rsidR="0033022F" w:rsidRPr="00C61419" w:rsidRDefault="00E91E96" w:rsidP="00E91E96">
            <w:pPr>
              <w:rPr>
                <w:sz w:val="20"/>
                <w:szCs w:val="20"/>
                <w:lang w:val="en-GB"/>
              </w:rPr>
            </w:pPr>
            <w:r w:rsidRPr="00C61419">
              <w:rPr>
                <w:sz w:val="20"/>
                <w:szCs w:val="20"/>
                <w:lang w:val="en-GB"/>
              </w:rPr>
              <w:t>CO</w:t>
            </w:r>
          </w:p>
        </w:tc>
        <w:tc>
          <w:tcPr>
            <w:tcW w:w="374" w:type="dxa"/>
            <w:tcBorders>
              <w:top w:val="nil"/>
              <w:left w:val="dotted" w:sz="4" w:space="0" w:color="auto"/>
              <w:bottom w:val="nil"/>
              <w:right w:val="dotted" w:sz="4" w:space="0" w:color="auto"/>
            </w:tcBorders>
          </w:tcPr>
          <w:p w14:paraId="58E98DDC" w14:textId="77777777" w:rsidR="0033022F" w:rsidRPr="00C61419" w:rsidRDefault="0033022F">
            <w:pPr>
              <w:rPr>
                <w:bCs/>
                <w:sz w:val="20"/>
                <w:szCs w:val="20"/>
                <w:lang w:val="en-GB"/>
              </w:rPr>
            </w:pPr>
          </w:p>
        </w:tc>
        <w:tc>
          <w:tcPr>
            <w:tcW w:w="3172" w:type="dxa"/>
            <w:tcBorders>
              <w:top w:val="dotted" w:sz="4" w:space="0" w:color="auto"/>
              <w:left w:val="dotted" w:sz="4" w:space="0" w:color="auto"/>
              <w:bottom w:val="dotted" w:sz="4" w:space="0" w:color="auto"/>
              <w:right w:val="dotted" w:sz="4" w:space="0" w:color="auto"/>
            </w:tcBorders>
            <w:vAlign w:val="center"/>
          </w:tcPr>
          <w:p w14:paraId="12F415C7" w14:textId="77777777" w:rsidR="0033022F" w:rsidRPr="00C61419" w:rsidRDefault="0033022F">
            <w:pPr>
              <w:rPr>
                <w:b/>
                <w:sz w:val="20"/>
                <w:szCs w:val="20"/>
                <w:lang w:val="en-GB"/>
              </w:rPr>
            </w:pPr>
            <w:r w:rsidRPr="00C61419">
              <w:rPr>
                <w:b/>
                <w:sz w:val="20"/>
                <w:szCs w:val="20"/>
                <w:lang w:val="en-GB"/>
              </w:rPr>
              <w:t>Due delivery date</w:t>
            </w:r>
          </w:p>
        </w:tc>
        <w:tc>
          <w:tcPr>
            <w:tcW w:w="3172" w:type="dxa"/>
            <w:tcBorders>
              <w:top w:val="dotted" w:sz="4" w:space="0" w:color="auto"/>
              <w:left w:val="dotted" w:sz="4" w:space="0" w:color="auto"/>
              <w:bottom w:val="dotted" w:sz="4" w:space="0" w:color="auto"/>
              <w:right w:val="dotted" w:sz="4" w:space="0" w:color="auto"/>
            </w:tcBorders>
            <w:vAlign w:val="center"/>
          </w:tcPr>
          <w:p w14:paraId="38F43980" w14:textId="5B3D32B1" w:rsidR="0033022F" w:rsidRPr="00C61419" w:rsidRDefault="00871D11" w:rsidP="00871D11">
            <w:pPr>
              <w:rPr>
                <w:sz w:val="20"/>
                <w:szCs w:val="20"/>
                <w:lang w:val="en-GB"/>
              </w:rPr>
            </w:pPr>
            <w:r w:rsidRPr="00C61419">
              <w:rPr>
                <w:sz w:val="20"/>
                <w:szCs w:val="20"/>
                <w:lang w:val="en-GB"/>
              </w:rPr>
              <w:t>31</w:t>
            </w:r>
            <w:r w:rsidR="006924F9" w:rsidRPr="00C61419">
              <w:rPr>
                <w:sz w:val="20"/>
                <w:szCs w:val="20"/>
                <w:lang w:val="en-GB"/>
              </w:rPr>
              <w:t>/</w:t>
            </w:r>
            <w:r w:rsidRPr="00C61419">
              <w:rPr>
                <w:sz w:val="20"/>
                <w:szCs w:val="20"/>
                <w:lang w:val="en-GB"/>
              </w:rPr>
              <w:t>08</w:t>
            </w:r>
            <w:r w:rsidR="006924F9" w:rsidRPr="00C61419">
              <w:rPr>
                <w:sz w:val="20"/>
                <w:szCs w:val="20"/>
                <w:lang w:val="en-GB"/>
              </w:rPr>
              <w:t>/</w:t>
            </w:r>
            <w:r w:rsidRPr="00C61419">
              <w:rPr>
                <w:sz w:val="20"/>
                <w:szCs w:val="20"/>
                <w:lang w:val="en-GB"/>
              </w:rPr>
              <w:t>2019</w:t>
            </w:r>
          </w:p>
        </w:tc>
      </w:tr>
      <w:tr w:rsidR="0033022F" w:rsidRPr="00C61419" w14:paraId="1ABD056B" w14:textId="77777777">
        <w:tc>
          <w:tcPr>
            <w:tcW w:w="2235" w:type="dxa"/>
            <w:tcBorders>
              <w:top w:val="dotted" w:sz="4" w:space="0" w:color="auto"/>
              <w:left w:val="dotted" w:sz="4" w:space="0" w:color="auto"/>
              <w:bottom w:val="dotted" w:sz="4" w:space="0" w:color="auto"/>
              <w:right w:val="dotted" w:sz="4" w:space="0" w:color="auto"/>
            </w:tcBorders>
            <w:vAlign w:val="center"/>
          </w:tcPr>
          <w:p w14:paraId="44E4D737" w14:textId="77777777" w:rsidR="0033022F" w:rsidRPr="00C61419" w:rsidRDefault="0033022F">
            <w:pPr>
              <w:rPr>
                <w:sz w:val="20"/>
                <w:szCs w:val="20"/>
                <w:lang w:val="en-GB"/>
              </w:rPr>
            </w:pPr>
            <w:r w:rsidRPr="00C61419">
              <w:rPr>
                <w:b/>
                <w:sz w:val="20"/>
                <w:szCs w:val="20"/>
                <w:lang w:val="en-GB"/>
              </w:rPr>
              <w:t>Nature</w:t>
            </w:r>
            <w:r w:rsidRPr="00C61419">
              <w:rPr>
                <w:b/>
                <w:sz w:val="20"/>
                <w:szCs w:val="20"/>
                <w:vertAlign w:val="superscript"/>
                <w:lang w:val="en-GB"/>
              </w:rPr>
              <w:footnoteReference w:id="3"/>
            </w:r>
          </w:p>
        </w:tc>
        <w:tc>
          <w:tcPr>
            <w:tcW w:w="901" w:type="dxa"/>
            <w:tcBorders>
              <w:top w:val="dotted" w:sz="4" w:space="0" w:color="auto"/>
              <w:left w:val="dotted" w:sz="4" w:space="0" w:color="auto"/>
              <w:bottom w:val="dotted" w:sz="4" w:space="0" w:color="auto"/>
              <w:right w:val="dotted" w:sz="4" w:space="0" w:color="auto"/>
            </w:tcBorders>
            <w:vAlign w:val="center"/>
          </w:tcPr>
          <w:p w14:paraId="1A213824" w14:textId="59861524" w:rsidR="0033022F" w:rsidRPr="00C61419" w:rsidRDefault="00D67681">
            <w:pPr>
              <w:rPr>
                <w:sz w:val="20"/>
                <w:szCs w:val="20"/>
                <w:lang w:val="en-GB"/>
              </w:rPr>
            </w:pPr>
            <w:r w:rsidRPr="00C61419">
              <w:rPr>
                <w:sz w:val="20"/>
                <w:szCs w:val="20"/>
                <w:lang w:val="en-GB"/>
              </w:rPr>
              <w:t>R</w:t>
            </w:r>
          </w:p>
        </w:tc>
        <w:tc>
          <w:tcPr>
            <w:tcW w:w="374" w:type="dxa"/>
            <w:tcBorders>
              <w:top w:val="nil"/>
              <w:left w:val="dotted" w:sz="4" w:space="0" w:color="auto"/>
              <w:bottom w:val="nil"/>
              <w:right w:val="dotted" w:sz="4" w:space="0" w:color="auto"/>
            </w:tcBorders>
          </w:tcPr>
          <w:p w14:paraId="07738AC8" w14:textId="77777777" w:rsidR="0033022F" w:rsidRPr="00C61419" w:rsidRDefault="0033022F">
            <w:pPr>
              <w:rPr>
                <w:sz w:val="20"/>
                <w:szCs w:val="20"/>
                <w:lang w:val="en-GB"/>
              </w:rPr>
            </w:pPr>
          </w:p>
        </w:tc>
        <w:tc>
          <w:tcPr>
            <w:tcW w:w="3172" w:type="dxa"/>
            <w:tcBorders>
              <w:top w:val="dotted" w:sz="4" w:space="0" w:color="auto"/>
              <w:left w:val="dotted" w:sz="4" w:space="0" w:color="auto"/>
              <w:bottom w:val="dotted" w:sz="4" w:space="0" w:color="auto"/>
              <w:right w:val="dotted" w:sz="4" w:space="0" w:color="auto"/>
            </w:tcBorders>
            <w:vAlign w:val="center"/>
          </w:tcPr>
          <w:p w14:paraId="769FDBFE" w14:textId="77777777" w:rsidR="0033022F" w:rsidRPr="00C61419" w:rsidRDefault="0033022F">
            <w:pPr>
              <w:rPr>
                <w:b/>
                <w:sz w:val="20"/>
                <w:szCs w:val="20"/>
                <w:lang w:val="en-GB"/>
              </w:rPr>
            </w:pPr>
            <w:r w:rsidRPr="00C61419">
              <w:rPr>
                <w:b/>
                <w:sz w:val="20"/>
                <w:szCs w:val="20"/>
                <w:lang w:val="en-GB"/>
              </w:rPr>
              <w:t>Actual delivery date</w:t>
            </w:r>
          </w:p>
        </w:tc>
        <w:tc>
          <w:tcPr>
            <w:tcW w:w="3172" w:type="dxa"/>
            <w:tcBorders>
              <w:top w:val="dotted" w:sz="4" w:space="0" w:color="auto"/>
              <w:left w:val="dotted" w:sz="4" w:space="0" w:color="auto"/>
              <w:bottom w:val="dotted" w:sz="4" w:space="0" w:color="auto"/>
              <w:right w:val="dotted" w:sz="4" w:space="0" w:color="auto"/>
            </w:tcBorders>
            <w:vAlign w:val="center"/>
          </w:tcPr>
          <w:p w14:paraId="6DC78818" w14:textId="63FFE936" w:rsidR="0033022F" w:rsidRPr="00C61419" w:rsidRDefault="00E91E96" w:rsidP="00E91E96">
            <w:pPr>
              <w:rPr>
                <w:sz w:val="20"/>
                <w:szCs w:val="20"/>
                <w:lang w:val="en-GB"/>
              </w:rPr>
            </w:pPr>
            <w:r w:rsidRPr="00C61419">
              <w:rPr>
                <w:sz w:val="20"/>
                <w:szCs w:val="20"/>
                <w:lang w:val="en-GB"/>
              </w:rPr>
              <w:t>29</w:t>
            </w:r>
            <w:r w:rsidR="00862E82" w:rsidRPr="00C61419">
              <w:rPr>
                <w:sz w:val="20"/>
                <w:szCs w:val="20"/>
                <w:lang w:val="en-GB"/>
              </w:rPr>
              <w:t>/</w:t>
            </w:r>
            <w:r w:rsidR="00871D11" w:rsidRPr="00C61419">
              <w:rPr>
                <w:sz w:val="20"/>
                <w:szCs w:val="20"/>
                <w:lang w:val="en-GB"/>
              </w:rPr>
              <w:t>0</w:t>
            </w:r>
            <w:r w:rsidRPr="00C61419">
              <w:rPr>
                <w:sz w:val="20"/>
                <w:szCs w:val="20"/>
                <w:lang w:val="en-GB"/>
              </w:rPr>
              <w:t>8</w:t>
            </w:r>
            <w:r w:rsidR="00871D11" w:rsidRPr="00C61419">
              <w:rPr>
                <w:sz w:val="20"/>
                <w:szCs w:val="20"/>
                <w:lang w:val="en-GB"/>
              </w:rPr>
              <w:t>/2019</w:t>
            </w:r>
          </w:p>
        </w:tc>
      </w:tr>
    </w:tbl>
    <w:p w14:paraId="6085A7B8" w14:textId="77777777" w:rsidR="0033022F" w:rsidRPr="00C61419" w:rsidRDefault="0033022F">
      <w:pPr>
        <w:spacing w:before="0" w:after="0"/>
        <w:rPr>
          <w:lang w:val="en-GB"/>
        </w:rPr>
      </w:pPr>
    </w:p>
    <w:tbl>
      <w:tblPr>
        <w:tblW w:w="5039"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3437"/>
        <w:gridCol w:w="6266"/>
      </w:tblGrid>
      <w:tr w:rsidR="0033022F" w:rsidRPr="00C61419" w14:paraId="447FCDB7" w14:textId="77777777">
        <w:trPr>
          <w:cantSplit/>
        </w:trPr>
        <w:tc>
          <w:tcPr>
            <w:tcW w:w="3490" w:type="dxa"/>
            <w:tcBorders>
              <w:top w:val="dotted" w:sz="4" w:space="0" w:color="auto"/>
              <w:left w:val="dotted" w:sz="4" w:space="0" w:color="auto"/>
              <w:bottom w:val="dotted" w:sz="4" w:space="0" w:color="auto"/>
              <w:right w:val="dotted" w:sz="4" w:space="0" w:color="auto"/>
            </w:tcBorders>
            <w:vAlign w:val="center"/>
          </w:tcPr>
          <w:p w14:paraId="0280337C" w14:textId="77777777" w:rsidR="0033022F" w:rsidRPr="00C61419" w:rsidRDefault="0033022F">
            <w:pPr>
              <w:rPr>
                <w:b/>
                <w:sz w:val="20"/>
                <w:szCs w:val="20"/>
                <w:lang w:val="en-GB"/>
              </w:rPr>
            </w:pPr>
            <w:r w:rsidRPr="00C61419">
              <w:rPr>
                <w:b/>
                <w:sz w:val="20"/>
                <w:szCs w:val="20"/>
                <w:lang w:val="en-GB"/>
              </w:rPr>
              <w:t>Lead beneficiary</w:t>
            </w:r>
          </w:p>
        </w:tc>
        <w:tc>
          <w:tcPr>
            <w:tcW w:w="6365" w:type="dxa"/>
            <w:tcBorders>
              <w:top w:val="dotted" w:sz="4" w:space="0" w:color="auto"/>
              <w:left w:val="dotted" w:sz="4" w:space="0" w:color="auto"/>
              <w:bottom w:val="dotted" w:sz="4" w:space="0" w:color="auto"/>
              <w:right w:val="dotted" w:sz="4" w:space="0" w:color="auto"/>
            </w:tcBorders>
            <w:vAlign w:val="center"/>
          </w:tcPr>
          <w:p w14:paraId="0B43D645" w14:textId="1988D6F1" w:rsidR="0033022F" w:rsidRPr="00C61419" w:rsidRDefault="009B37BE" w:rsidP="00D67681">
            <w:pPr>
              <w:rPr>
                <w:b/>
                <w:sz w:val="20"/>
                <w:szCs w:val="20"/>
                <w:lang w:val="en-GB"/>
              </w:rPr>
            </w:pPr>
            <w:r w:rsidRPr="00C61419">
              <w:rPr>
                <w:b/>
                <w:sz w:val="20"/>
                <w:szCs w:val="20"/>
                <w:lang w:val="en-GB"/>
              </w:rPr>
              <w:t>CETMA</w:t>
            </w:r>
          </w:p>
        </w:tc>
      </w:tr>
      <w:tr w:rsidR="0033022F" w:rsidRPr="00C61419" w14:paraId="642277A0" w14:textId="77777777">
        <w:trPr>
          <w:cantSplit/>
        </w:trPr>
        <w:tc>
          <w:tcPr>
            <w:tcW w:w="3490" w:type="dxa"/>
            <w:tcBorders>
              <w:top w:val="dotted" w:sz="4" w:space="0" w:color="auto"/>
              <w:left w:val="dotted" w:sz="4" w:space="0" w:color="auto"/>
              <w:bottom w:val="dotted" w:sz="4" w:space="0" w:color="auto"/>
              <w:right w:val="dotted" w:sz="4" w:space="0" w:color="auto"/>
            </w:tcBorders>
            <w:vAlign w:val="center"/>
          </w:tcPr>
          <w:p w14:paraId="7603BC3C" w14:textId="77777777" w:rsidR="0033022F" w:rsidRPr="00C61419" w:rsidRDefault="0033022F">
            <w:pPr>
              <w:rPr>
                <w:b/>
                <w:sz w:val="20"/>
                <w:szCs w:val="20"/>
                <w:lang w:val="en-GB"/>
              </w:rPr>
            </w:pPr>
            <w:r w:rsidRPr="00C61419">
              <w:rPr>
                <w:b/>
                <w:sz w:val="20"/>
                <w:szCs w:val="20"/>
                <w:lang w:val="en-GB"/>
              </w:rPr>
              <w:t>Contributing beneficiaries</w:t>
            </w:r>
          </w:p>
        </w:tc>
        <w:tc>
          <w:tcPr>
            <w:tcW w:w="6365" w:type="dxa"/>
            <w:tcBorders>
              <w:top w:val="dotted" w:sz="4" w:space="0" w:color="auto"/>
              <w:left w:val="dotted" w:sz="4" w:space="0" w:color="auto"/>
              <w:bottom w:val="dotted" w:sz="4" w:space="0" w:color="auto"/>
              <w:right w:val="dotted" w:sz="4" w:space="0" w:color="auto"/>
            </w:tcBorders>
            <w:vAlign w:val="center"/>
          </w:tcPr>
          <w:p w14:paraId="085947C1" w14:textId="31AAA7FB" w:rsidR="0033022F" w:rsidRPr="00C61419" w:rsidRDefault="009B37BE" w:rsidP="00D67681">
            <w:pPr>
              <w:rPr>
                <w:sz w:val="20"/>
                <w:szCs w:val="20"/>
                <w:lang w:val="en-GB"/>
              </w:rPr>
            </w:pPr>
            <w:r w:rsidRPr="00C61419">
              <w:rPr>
                <w:sz w:val="20"/>
                <w:szCs w:val="20"/>
                <w:lang w:val="en-GB"/>
              </w:rPr>
              <w:t>IUAV</w:t>
            </w:r>
            <w:r w:rsidR="00D67681" w:rsidRPr="00C61419">
              <w:rPr>
                <w:sz w:val="20"/>
                <w:szCs w:val="20"/>
                <w:lang w:val="en-GB"/>
              </w:rPr>
              <w:t xml:space="preserve">, </w:t>
            </w:r>
            <w:r w:rsidR="004426EE" w:rsidRPr="00C61419">
              <w:rPr>
                <w:sz w:val="20"/>
                <w:szCs w:val="20"/>
                <w:lang w:val="en-GB"/>
              </w:rPr>
              <w:t>TUG</w:t>
            </w:r>
          </w:p>
        </w:tc>
      </w:tr>
    </w:tbl>
    <w:p w14:paraId="19541E07" w14:textId="77777777" w:rsidR="0033022F" w:rsidRPr="00C61419" w:rsidRDefault="0033022F">
      <w:pPr>
        <w:spacing w:before="0" w:after="0"/>
        <w:rPr>
          <w:lang w:val="en-GB"/>
        </w:rPr>
      </w:pPr>
    </w:p>
    <w:tbl>
      <w:tblPr>
        <w:tblW w:w="4998"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50"/>
        <w:gridCol w:w="1602"/>
        <w:gridCol w:w="4289"/>
        <w:gridCol w:w="1683"/>
      </w:tblGrid>
      <w:tr w:rsidR="0033022F" w:rsidRPr="00C61419" w14:paraId="4657BBDE" w14:textId="77777777" w:rsidTr="00E30317">
        <w:tc>
          <w:tcPr>
            <w:tcW w:w="2096" w:type="dxa"/>
            <w:tcBorders>
              <w:top w:val="dotted" w:sz="4" w:space="0" w:color="auto"/>
              <w:left w:val="dotted" w:sz="4" w:space="0" w:color="auto"/>
              <w:bottom w:val="dotted" w:sz="4" w:space="0" w:color="auto"/>
              <w:right w:val="dotted" w:sz="4" w:space="0" w:color="auto"/>
            </w:tcBorders>
          </w:tcPr>
          <w:p w14:paraId="4B10B168" w14:textId="77777777" w:rsidR="0033022F" w:rsidRPr="00C61419" w:rsidRDefault="0033022F">
            <w:pPr>
              <w:rPr>
                <w:sz w:val="20"/>
                <w:szCs w:val="20"/>
                <w:lang w:val="en-GB"/>
              </w:rPr>
            </w:pPr>
            <w:r w:rsidRPr="00C61419">
              <w:rPr>
                <w:b/>
                <w:sz w:val="20"/>
                <w:szCs w:val="20"/>
                <w:lang w:val="en-GB"/>
              </w:rPr>
              <w:t>Document Version</w:t>
            </w:r>
          </w:p>
        </w:tc>
        <w:tc>
          <w:tcPr>
            <w:tcW w:w="1638" w:type="dxa"/>
            <w:tcBorders>
              <w:top w:val="dotted" w:sz="4" w:space="0" w:color="auto"/>
              <w:left w:val="dotted" w:sz="4" w:space="0" w:color="auto"/>
              <w:bottom w:val="dotted" w:sz="4" w:space="0" w:color="auto"/>
              <w:right w:val="dotted" w:sz="4" w:space="0" w:color="auto"/>
            </w:tcBorders>
          </w:tcPr>
          <w:p w14:paraId="5A72CBD4" w14:textId="77777777" w:rsidR="0033022F" w:rsidRPr="00C61419" w:rsidRDefault="0033022F">
            <w:pPr>
              <w:rPr>
                <w:b/>
                <w:sz w:val="20"/>
                <w:szCs w:val="20"/>
                <w:lang w:val="en-GB"/>
              </w:rPr>
            </w:pPr>
            <w:r w:rsidRPr="00C61419">
              <w:rPr>
                <w:b/>
                <w:sz w:val="20"/>
                <w:szCs w:val="20"/>
                <w:lang w:val="en-GB"/>
              </w:rPr>
              <w:t xml:space="preserve">Date </w:t>
            </w:r>
          </w:p>
        </w:tc>
        <w:tc>
          <w:tcPr>
            <w:tcW w:w="4395" w:type="dxa"/>
            <w:tcBorders>
              <w:top w:val="dotted" w:sz="4" w:space="0" w:color="auto"/>
              <w:left w:val="dotted" w:sz="4" w:space="0" w:color="auto"/>
              <w:bottom w:val="dotted" w:sz="4" w:space="0" w:color="auto"/>
              <w:right w:val="dotted" w:sz="4" w:space="0" w:color="auto"/>
            </w:tcBorders>
          </w:tcPr>
          <w:p w14:paraId="0102772F" w14:textId="77777777" w:rsidR="0033022F" w:rsidRPr="00C61419" w:rsidRDefault="0033022F">
            <w:pPr>
              <w:rPr>
                <w:b/>
                <w:sz w:val="20"/>
                <w:szCs w:val="20"/>
                <w:lang w:val="en-GB"/>
              </w:rPr>
            </w:pPr>
            <w:r w:rsidRPr="00C61419">
              <w:rPr>
                <w:b/>
                <w:sz w:val="20"/>
                <w:szCs w:val="20"/>
                <w:lang w:val="en-GB"/>
              </w:rPr>
              <w:t>Author</w:t>
            </w:r>
          </w:p>
        </w:tc>
        <w:tc>
          <w:tcPr>
            <w:tcW w:w="1721" w:type="dxa"/>
            <w:tcBorders>
              <w:top w:val="dotted" w:sz="4" w:space="0" w:color="auto"/>
              <w:left w:val="dotted" w:sz="4" w:space="0" w:color="auto"/>
              <w:bottom w:val="dotted" w:sz="4" w:space="0" w:color="auto"/>
              <w:right w:val="dotted" w:sz="4" w:space="0" w:color="auto"/>
            </w:tcBorders>
          </w:tcPr>
          <w:p w14:paraId="56A30084" w14:textId="77777777" w:rsidR="0033022F" w:rsidRPr="00C61419" w:rsidRDefault="0033022F">
            <w:pPr>
              <w:rPr>
                <w:b/>
                <w:sz w:val="20"/>
                <w:szCs w:val="20"/>
                <w:lang w:val="en-GB"/>
              </w:rPr>
            </w:pPr>
            <w:r w:rsidRPr="00C61419">
              <w:rPr>
                <w:b/>
                <w:sz w:val="20"/>
                <w:szCs w:val="20"/>
                <w:lang w:val="en-GB"/>
              </w:rPr>
              <w:t>Comments</w:t>
            </w:r>
            <w:r w:rsidRPr="00C61419">
              <w:rPr>
                <w:b/>
                <w:sz w:val="20"/>
                <w:szCs w:val="20"/>
                <w:vertAlign w:val="superscript"/>
                <w:lang w:val="en-GB"/>
              </w:rPr>
              <w:footnoteReference w:id="4"/>
            </w:r>
          </w:p>
        </w:tc>
      </w:tr>
      <w:tr w:rsidR="0033022F" w:rsidRPr="00C61419" w14:paraId="3B6B7CD6" w14:textId="77777777" w:rsidTr="00E30317">
        <w:tc>
          <w:tcPr>
            <w:tcW w:w="2096" w:type="dxa"/>
            <w:tcBorders>
              <w:top w:val="dotted" w:sz="4" w:space="0" w:color="auto"/>
              <w:left w:val="dotted" w:sz="4" w:space="0" w:color="auto"/>
              <w:bottom w:val="dotted" w:sz="4" w:space="0" w:color="auto"/>
              <w:right w:val="dotted" w:sz="4" w:space="0" w:color="auto"/>
            </w:tcBorders>
          </w:tcPr>
          <w:p w14:paraId="2ECF18E1" w14:textId="77777777" w:rsidR="0033022F" w:rsidRPr="00C61419" w:rsidRDefault="0033022F">
            <w:pPr>
              <w:rPr>
                <w:sz w:val="20"/>
                <w:szCs w:val="20"/>
                <w:lang w:val="en-GB"/>
              </w:rPr>
            </w:pPr>
          </w:p>
        </w:tc>
        <w:tc>
          <w:tcPr>
            <w:tcW w:w="1638" w:type="dxa"/>
            <w:tcBorders>
              <w:top w:val="dotted" w:sz="4" w:space="0" w:color="auto"/>
              <w:left w:val="dotted" w:sz="4" w:space="0" w:color="auto"/>
              <w:bottom w:val="dotted" w:sz="4" w:space="0" w:color="auto"/>
              <w:right w:val="dotted" w:sz="4" w:space="0" w:color="auto"/>
            </w:tcBorders>
          </w:tcPr>
          <w:p w14:paraId="59FA326C" w14:textId="77777777" w:rsidR="0033022F" w:rsidRPr="00C61419" w:rsidRDefault="0033022F">
            <w:pPr>
              <w:rPr>
                <w:sz w:val="20"/>
                <w:szCs w:val="20"/>
                <w:lang w:val="en-GB"/>
              </w:rPr>
            </w:pPr>
          </w:p>
        </w:tc>
        <w:tc>
          <w:tcPr>
            <w:tcW w:w="4395" w:type="dxa"/>
            <w:tcBorders>
              <w:top w:val="dotted" w:sz="4" w:space="0" w:color="auto"/>
              <w:left w:val="dotted" w:sz="4" w:space="0" w:color="auto"/>
              <w:bottom w:val="dotted" w:sz="4" w:space="0" w:color="auto"/>
              <w:right w:val="dotted" w:sz="4" w:space="0" w:color="auto"/>
            </w:tcBorders>
          </w:tcPr>
          <w:p w14:paraId="6E6D4C66" w14:textId="77777777" w:rsidR="0033022F" w:rsidRPr="00C61419" w:rsidRDefault="0033022F">
            <w:pPr>
              <w:rPr>
                <w:sz w:val="20"/>
                <w:szCs w:val="20"/>
                <w:lang w:val="en-GB"/>
              </w:rPr>
            </w:pPr>
          </w:p>
        </w:tc>
        <w:tc>
          <w:tcPr>
            <w:tcW w:w="1721" w:type="dxa"/>
            <w:tcBorders>
              <w:top w:val="dotted" w:sz="4" w:space="0" w:color="auto"/>
              <w:left w:val="dotted" w:sz="4" w:space="0" w:color="auto"/>
              <w:bottom w:val="dotted" w:sz="4" w:space="0" w:color="auto"/>
              <w:right w:val="dotted" w:sz="4" w:space="0" w:color="auto"/>
            </w:tcBorders>
          </w:tcPr>
          <w:p w14:paraId="7218C5DC" w14:textId="77777777" w:rsidR="0033022F" w:rsidRPr="00C61419" w:rsidRDefault="0033022F">
            <w:pPr>
              <w:rPr>
                <w:sz w:val="20"/>
                <w:szCs w:val="20"/>
                <w:lang w:val="en-GB"/>
              </w:rPr>
            </w:pPr>
          </w:p>
        </w:tc>
      </w:tr>
      <w:tr w:rsidR="0033022F" w:rsidRPr="00C61419" w14:paraId="517B6257" w14:textId="77777777" w:rsidTr="00E30317">
        <w:tc>
          <w:tcPr>
            <w:tcW w:w="2096" w:type="dxa"/>
            <w:tcBorders>
              <w:top w:val="dotted" w:sz="4" w:space="0" w:color="auto"/>
              <w:left w:val="dotted" w:sz="4" w:space="0" w:color="auto"/>
              <w:bottom w:val="dotted" w:sz="4" w:space="0" w:color="auto"/>
              <w:right w:val="dotted" w:sz="4" w:space="0" w:color="auto"/>
            </w:tcBorders>
          </w:tcPr>
          <w:p w14:paraId="25A0F795" w14:textId="1ECB078A" w:rsidR="0033022F" w:rsidRPr="00C61419" w:rsidRDefault="004426EE">
            <w:pPr>
              <w:rPr>
                <w:sz w:val="20"/>
                <w:szCs w:val="20"/>
                <w:lang w:val="en-GB"/>
              </w:rPr>
            </w:pPr>
            <w:r w:rsidRPr="00C61419">
              <w:rPr>
                <w:sz w:val="20"/>
                <w:szCs w:val="20"/>
                <w:lang w:val="en-GB"/>
              </w:rPr>
              <w:t>1</w:t>
            </w:r>
          </w:p>
        </w:tc>
        <w:tc>
          <w:tcPr>
            <w:tcW w:w="1638" w:type="dxa"/>
            <w:tcBorders>
              <w:top w:val="dotted" w:sz="4" w:space="0" w:color="auto"/>
              <w:left w:val="dotted" w:sz="4" w:space="0" w:color="auto"/>
              <w:bottom w:val="dotted" w:sz="4" w:space="0" w:color="auto"/>
              <w:right w:val="dotted" w:sz="4" w:space="0" w:color="auto"/>
            </w:tcBorders>
          </w:tcPr>
          <w:p w14:paraId="2B46E0CD" w14:textId="1AECAF07" w:rsidR="0033022F" w:rsidRPr="00C61419" w:rsidRDefault="00E91E96" w:rsidP="00374FC3">
            <w:pPr>
              <w:rPr>
                <w:sz w:val="20"/>
                <w:szCs w:val="20"/>
                <w:lang w:val="en-GB"/>
              </w:rPr>
            </w:pPr>
            <w:r w:rsidRPr="00C61419">
              <w:rPr>
                <w:sz w:val="20"/>
                <w:szCs w:val="20"/>
                <w:lang w:val="en-GB"/>
              </w:rPr>
              <w:t>29</w:t>
            </w:r>
            <w:del w:id="0" w:author="Frick, Juergen" w:date="2019-08-29T17:04:00Z">
              <w:r w:rsidR="004426EE" w:rsidRPr="00C61419" w:rsidDel="00374FC3">
                <w:rPr>
                  <w:sz w:val="20"/>
                  <w:szCs w:val="20"/>
                  <w:lang w:val="en-GB"/>
                </w:rPr>
                <w:delText>.</w:delText>
              </w:r>
            </w:del>
            <w:ins w:id="1" w:author="Frick, Juergen" w:date="2019-08-29T17:04:00Z">
              <w:r w:rsidR="00374FC3">
                <w:rPr>
                  <w:sz w:val="20"/>
                  <w:szCs w:val="20"/>
                  <w:lang w:val="en-GB"/>
                </w:rPr>
                <w:t>-</w:t>
              </w:r>
            </w:ins>
            <w:r w:rsidR="004426EE" w:rsidRPr="00C61419">
              <w:rPr>
                <w:sz w:val="20"/>
                <w:szCs w:val="20"/>
                <w:lang w:val="en-GB"/>
              </w:rPr>
              <w:t>0</w:t>
            </w:r>
            <w:r w:rsidRPr="00C61419">
              <w:rPr>
                <w:sz w:val="20"/>
                <w:szCs w:val="20"/>
                <w:lang w:val="en-GB"/>
              </w:rPr>
              <w:t>8</w:t>
            </w:r>
            <w:del w:id="2" w:author="Frick, Juergen" w:date="2019-08-29T17:04:00Z">
              <w:r w:rsidR="004426EE" w:rsidRPr="00C61419" w:rsidDel="00374FC3">
                <w:rPr>
                  <w:sz w:val="20"/>
                  <w:szCs w:val="20"/>
                  <w:lang w:val="en-GB"/>
                </w:rPr>
                <w:delText>.</w:delText>
              </w:r>
            </w:del>
            <w:ins w:id="3" w:author="Frick, Juergen" w:date="2019-08-29T17:04:00Z">
              <w:r w:rsidR="00374FC3">
                <w:rPr>
                  <w:sz w:val="20"/>
                  <w:szCs w:val="20"/>
                  <w:lang w:val="en-GB"/>
                </w:rPr>
                <w:t>-</w:t>
              </w:r>
            </w:ins>
            <w:r w:rsidR="004426EE" w:rsidRPr="00C61419">
              <w:rPr>
                <w:sz w:val="20"/>
                <w:szCs w:val="20"/>
                <w:lang w:val="en-GB"/>
              </w:rPr>
              <w:t>2019</w:t>
            </w:r>
          </w:p>
        </w:tc>
        <w:tc>
          <w:tcPr>
            <w:tcW w:w="4395" w:type="dxa"/>
            <w:tcBorders>
              <w:top w:val="dotted" w:sz="4" w:space="0" w:color="auto"/>
              <w:left w:val="dotted" w:sz="4" w:space="0" w:color="auto"/>
              <w:bottom w:val="dotted" w:sz="4" w:space="0" w:color="auto"/>
              <w:right w:val="dotted" w:sz="4" w:space="0" w:color="auto"/>
            </w:tcBorders>
          </w:tcPr>
          <w:p w14:paraId="5F1DF813" w14:textId="77777777" w:rsidR="0033022F" w:rsidRPr="00C61419" w:rsidRDefault="00E91E96">
            <w:pPr>
              <w:rPr>
                <w:sz w:val="20"/>
                <w:szCs w:val="20"/>
                <w:lang w:val="en-GB"/>
              </w:rPr>
            </w:pPr>
            <w:r w:rsidRPr="00C61419">
              <w:rPr>
                <w:sz w:val="20"/>
                <w:szCs w:val="20"/>
                <w:lang w:val="en-GB"/>
              </w:rPr>
              <w:t xml:space="preserve">Annalisa </w:t>
            </w:r>
            <w:proofErr w:type="spellStart"/>
            <w:r w:rsidRPr="00C61419">
              <w:rPr>
                <w:sz w:val="20"/>
                <w:szCs w:val="20"/>
                <w:lang w:val="en-GB"/>
              </w:rPr>
              <w:t>Cassinelli</w:t>
            </w:r>
            <w:proofErr w:type="spellEnd"/>
            <w:r w:rsidRPr="00C61419">
              <w:rPr>
                <w:sz w:val="20"/>
                <w:szCs w:val="20"/>
                <w:lang w:val="en-GB"/>
              </w:rPr>
              <w:t xml:space="preserve">, Antonio </w:t>
            </w:r>
            <w:proofErr w:type="spellStart"/>
            <w:r w:rsidRPr="00C61419">
              <w:rPr>
                <w:sz w:val="20"/>
                <w:szCs w:val="20"/>
                <w:lang w:val="en-GB"/>
              </w:rPr>
              <w:t>Gerardi</w:t>
            </w:r>
            <w:proofErr w:type="spellEnd"/>
            <w:r w:rsidRPr="00C61419">
              <w:rPr>
                <w:sz w:val="20"/>
                <w:szCs w:val="20"/>
                <w:lang w:val="en-GB"/>
              </w:rPr>
              <w:t xml:space="preserve">, Rosario </w:t>
            </w:r>
            <w:proofErr w:type="spellStart"/>
            <w:r w:rsidRPr="00C61419">
              <w:rPr>
                <w:sz w:val="20"/>
                <w:szCs w:val="20"/>
                <w:lang w:val="en-GB"/>
              </w:rPr>
              <w:t>Dotoli</w:t>
            </w:r>
            <w:proofErr w:type="spellEnd"/>
            <w:r w:rsidRPr="00C61419">
              <w:rPr>
                <w:sz w:val="20"/>
                <w:szCs w:val="20"/>
                <w:lang w:val="en-GB"/>
              </w:rPr>
              <w:t xml:space="preserve"> (CETMA),</w:t>
            </w:r>
          </w:p>
          <w:p w14:paraId="1FBF94F5" w14:textId="1F74A8B5" w:rsidR="00E91E96" w:rsidRPr="00C61419" w:rsidRDefault="00E91E96">
            <w:pPr>
              <w:rPr>
                <w:sz w:val="20"/>
                <w:szCs w:val="20"/>
                <w:lang w:val="en-GB"/>
              </w:rPr>
            </w:pPr>
            <w:r w:rsidRPr="00C61419">
              <w:rPr>
                <w:sz w:val="20"/>
                <w:szCs w:val="20"/>
                <w:lang w:val="en-GB"/>
              </w:rPr>
              <w:t xml:space="preserve">Massimiliano </w:t>
            </w:r>
            <w:proofErr w:type="spellStart"/>
            <w:r w:rsidRPr="00C61419">
              <w:rPr>
                <w:sz w:val="20"/>
                <w:szCs w:val="20"/>
                <w:lang w:val="en-GB"/>
              </w:rPr>
              <w:t>Scarpa</w:t>
            </w:r>
            <w:proofErr w:type="spellEnd"/>
            <w:r w:rsidRPr="00C61419">
              <w:rPr>
                <w:sz w:val="20"/>
                <w:szCs w:val="20"/>
                <w:lang w:val="en-GB"/>
              </w:rPr>
              <w:t xml:space="preserve"> (IUAV),</w:t>
            </w:r>
          </w:p>
          <w:p w14:paraId="592AF1DC" w14:textId="598B2414" w:rsidR="00E91E96" w:rsidRPr="00C61419" w:rsidRDefault="00E91E96">
            <w:pPr>
              <w:rPr>
                <w:sz w:val="20"/>
                <w:szCs w:val="20"/>
                <w:lang w:val="en-GB"/>
              </w:rPr>
            </w:pPr>
            <w:r w:rsidRPr="00C61419">
              <w:rPr>
                <w:sz w:val="20"/>
                <w:szCs w:val="20"/>
                <w:lang w:val="en-GB"/>
              </w:rPr>
              <w:t>Markus Knoll (TUG)</w:t>
            </w:r>
          </w:p>
        </w:tc>
        <w:tc>
          <w:tcPr>
            <w:tcW w:w="1721" w:type="dxa"/>
            <w:tcBorders>
              <w:top w:val="dotted" w:sz="4" w:space="0" w:color="auto"/>
              <w:left w:val="dotted" w:sz="4" w:space="0" w:color="auto"/>
              <w:bottom w:val="dotted" w:sz="4" w:space="0" w:color="auto"/>
              <w:right w:val="dotted" w:sz="4" w:space="0" w:color="auto"/>
            </w:tcBorders>
          </w:tcPr>
          <w:p w14:paraId="5F8D7982" w14:textId="77777777" w:rsidR="0033022F" w:rsidRPr="00C61419" w:rsidRDefault="0033022F">
            <w:pPr>
              <w:rPr>
                <w:sz w:val="20"/>
                <w:szCs w:val="20"/>
                <w:lang w:val="en-GB"/>
              </w:rPr>
            </w:pPr>
          </w:p>
        </w:tc>
      </w:tr>
      <w:tr w:rsidR="0033022F" w:rsidRPr="00374FC3" w14:paraId="20DEB06F" w14:textId="77777777" w:rsidTr="00E30317">
        <w:tc>
          <w:tcPr>
            <w:tcW w:w="2096" w:type="dxa"/>
            <w:tcBorders>
              <w:top w:val="dotted" w:sz="4" w:space="0" w:color="auto"/>
              <w:left w:val="dotted" w:sz="4" w:space="0" w:color="auto"/>
              <w:bottom w:val="dotted" w:sz="4" w:space="0" w:color="auto"/>
              <w:right w:val="dotted" w:sz="4" w:space="0" w:color="auto"/>
            </w:tcBorders>
          </w:tcPr>
          <w:p w14:paraId="057895F3" w14:textId="26E841CF" w:rsidR="0033022F" w:rsidRPr="00C61419" w:rsidRDefault="00374FC3">
            <w:pPr>
              <w:rPr>
                <w:sz w:val="20"/>
                <w:szCs w:val="20"/>
                <w:lang w:val="en-GB"/>
              </w:rPr>
            </w:pPr>
            <w:ins w:id="4" w:author="Frick, Juergen" w:date="2019-08-29T17:04:00Z">
              <w:r>
                <w:rPr>
                  <w:sz w:val="20"/>
                  <w:szCs w:val="20"/>
                  <w:lang w:val="en-GB"/>
                </w:rPr>
                <w:t>2</w:t>
              </w:r>
            </w:ins>
          </w:p>
        </w:tc>
        <w:tc>
          <w:tcPr>
            <w:tcW w:w="1638" w:type="dxa"/>
            <w:tcBorders>
              <w:top w:val="dotted" w:sz="4" w:space="0" w:color="auto"/>
              <w:left w:val="dotted" w:sz="4" w:space="0" w:color="auto"/>
              <w:bottom w:val="dotted" w:sz="4" w:space="0" w:color="auto"/>
              <w:right w:val="dotted" w:sz="4" w:space="0" w:color="auto"/>
            </w:tcBorders>
          </w:tcPr>
          <w:p w14:paraId="7E1D45CB" w14:textId="63C1B166" w:rsidR="0033022F" w:rsidRPr="00C61419" w:rsidRDefault="00374FC3">
            <w:pPr>
              <w:rPr>
                <w:sz w:val="20"/>
                <w:szCs w:val="20"/>
                <w:lang w:val="en-GB"/>
              </w:rPr>
            </w:pPr>
            <w:ins w:id="5" w:author="Frick, Juergen" w:date="2019-08-29T17:04:00Z">
              <w:r>
                <w:rPr>
                  <w:sz w:val="20"/>
                  <w:szCs w:val="20"/>
                  <w:lang w:val="en-GB"/>
                </w:rPr>
                <w:t>29-08-2019</w:t>
              </w:r>
            </w:ins>
          </w:p>
        </w:tc>
        <w:tc>
          <w:tcPr>
            <w:tcW w:w="4395" w:type="dxa"/>
            <w:tcBorders>
              <w:top w:val="dotted" w:sz="4" w:space="0" w:color="auto"/>
              <w:left w:val="dotted" w:sz="4" w:space="0" w:color="auto"/>
              <w:bottom w:val="dotted" w:sz="4" w:space="0" w:color="auto"/>
              <w:right w:val="dotted" w:sz="4" w:space="0" w:color="auto"/>
            </w:tcBorders>
          </w:tcPr>
          <w:p w14:paraId="440B77A1" w14:textId="7734229C" w:rsidR="0033022F" w:rsidRPr="00374FC3" w:rsidRDefault="00374FC3">
            <w:pPr>
              <w:rPr>
                <w:sz w:val="20"/>
                <w:szCs w:val="20"/>
                <w:lang w:val="de-DE"/>
                <w:rPrChange w:id="6" w:author="Frick, Juergen" w:date="2019-08-29T17:06:00Z">
                  <w:rPr>
                    <w:sz w:val="20"/>
                    <w:szCs w:val="20"/>
                    <w:lang w:val="en-GB"/>
                  </w:rPr>
                </w:rPrChange>
              </w:rPr>
            </w:pPr>
            <w:ins w:id="7" w:author="Frick, Juergen" w:date="2019-08-29T17:05:00Z">
              <w:r w:rsidRPr="00374FC3">
                <w:rPr>
                  <w:sz w:val="20"/>
                  <w:szCs w:val="20"/>
                  <w:lang w:val="de-DE"/>
                  <w:rPrChange w:id="8" w:author="Frick, Juergen" w:date="2019-08-29T17:06:00Z">
                    <w:rPr>
                      <w:sz w:val="20"/>
                      <w:szCs w:val="20"/>
                      <w:lang w:val="en-GB"/>
                    </w:rPr>
                  </w:rPrChange>
                </w:rPr>
                <w:t xml:space="preserve">Serena Gambarelli, Jürgen </w:t>
              </w:r>
            </w:ins>
            <w:ins w:id="9" w:author="Frick, Juergen" w:date="2019-08-29T17:06:00Z">
              <w:r w:rsidRPr="00374FC3">
                <w:rPr>
                  <w:sz w:val="20"/>
                  <w:szCs w:val="20"/>
                  <w:lang w:val="de-DE"/>
                  <w:rPrChange w:id="10" w:author="Frick, Juergen" w:date="2019-08-29T17:06:00Z">
                    <w:rPr>
                      <w:sz w:val="20"/>
                      <w:szCs w:val="20"/>
                      <w:lang w:val="en-GB"/>
                    </w:rPr>
                  </w:rPrChange>
                </w:rPr>
                <w:t>Frick (USTUTT)</w:t>
              </w:r>
            </w:ins>
          </w:p>
        </w:tc>
        <w:tc>
          <w:tcPr>
            <w:tcW w:w="1721" w:type="dxa"/>
            <w:tcBorders>
              <w:top w:val="dotted" w:sz="4" w:space="0" w:color="auto"/>
              <w:left w:val="dotted" w:sz="4" w:space="0" w:color="auto"/>
              <w:bottom w:val="dotted" w:sz="4" w:space="0" w:color="auto"/>
              <w:right w:val="dotted" w:sz="4" w:space="0" w:color="auto"/>
            </w:tcBorders>
          </w:tcPr>
          <w:p w14:paraId="06F93123" w14:textId="17676575" w:rsidR="0033022F" w:rsidRPr="00374FC3" w:rsidRDefault="00374FC3">
            <w:pPr>
              <w:rPr>
                <w:sz w:val="20"/>
                <w:szCs w:val="20"/>
                <w:lang w:val="de-DE"/>
                <w:rPrChange w:id="11" w:author="Frick, Juergen" w:date="2019-08-29T17:06:00Z">
                  <w:rPr>
                    <w:sz w:val="20"/>
                    <w:szCs w:val="20"/>
                    <w:lang w:val="en-GB"/>
                  </w:rPr>
                </w:rPrChange>
              </w:rPr>
            </w:pPr>
            <w:ins w:id="12" w:author="Frick, Juergen" w:date="2019-08-29T17:06:00Z">
              <w:r>
                <w:rPr>
                  <w:sz w:val="20"/>
                  <w:szCs w:val="20"/>
                  <w:lang w:val="de-DE"/>
                </w:rPr>
                <w:t>Review</w:t>
              </w:r>
            </w:ins>
            <w:bookmarkStart w:id="13" w:name="_GoBack"/>
            <w:bookmarkEnd w:id="13"/>
          </w:p>
        </w:tc>
      </w:tr>
      <w:tr w:rsidR="0033022F" w:rsidRPr="00374FC3" w14:paraId="0D9774CD" w14:textId="77777777" w:rsidTr="00E30317">
        <w:tc>
          <w:tcPr>
            <w:tcW w:w="2096" w:type="dxa"/>
            <w:tcBorders>
              <w:top w:val="dotted" w:sz="4" w:space="0" w:color="auto"/>
              <w:left w:val="dotted" w:sz="4" w:space="0" w:color="auto"/>
              <w:bottom w:val="dotted" w:sz="4" w:space="0" w:color="auto"/>
              <w:right w:val="dotted" w:sz="4" w:space="0" w:color="auto"/>
            </w:tcBorders>
          </w:tcPr>
          <w:p w14:paraId="1A2345F4" w14:textId="77777777" w:rsidR="0033022F" w:rsidRPr="00374FC3" w:rsidRDefault="0033022F">
            <w:pPr>
              <w:rPr>
                <w:sz w:val="20"/>
                <w:szCs w:val="20"/>
                <w:lang w:val="de-DE"/>
                <w:rPrChange w:id="14" w:author="Frick, Juergen" w:date="2019-08-29T17:06:00Z">
                  <w:rPr>
                    <w:sz w:val="20"/>
                    <w:szCs w:val="20"/>
                    <w:lang w:val="en-GB"/>
                  </w:rPr>
                </w:rPrChange>
              </w:rPr>
            </w:pPr>
          </w:p>
        </w:tc>
        <w:tc>
          <w:tcPr>
            <w:tcW w:w="1638" w:type="dxa"/>
            <w:tcBorders>
              <w:top w:val="dotted" w:sz="4" w:space="0" w:color="auto"/>
              <w:left w:val="dotted" w:sz="4" w:space="0" w:color="auto"/>
              <w:bottom w:val="dotted" w:sz="4" w:space="0" w:color="auto"/>
              <w:right w:val="dotted" w:sz="4" w:space="0" w:color="auto"/>
            </w:tcBorders>
          </w:tcPr>
          <w:p w14:paraId="563F5AE3" w14:textId="77777777" w:rsidR="0033022F" w:rsidRPr="00374FC3" w:rsidRDefault="0033022F">
            <w:pPr>
              <w:rPr>
                <w:sz w:val="20"/>
                <w:szCs w:val="20"/>
                <w:lang w:val="de-DE"/>
                <w:rPrChange w:id="15" w:author="Frick, Juergen" w:date="2019-08-29T17:06:00Z">
                  <w:rPr>
                    <w:sz w:val="20"/>
                    <w:szCs w:val="20"/>
                    <w:lang w:val="en-GB"/>
                  </w:rPr>
                </w:rPrChange>
              </w:rPr>
            </w:pPr>
          </w:p>
        </w:tc>
        <w:tc>
          <w:tcPr>
            <w:tcW w:w="4395" w:type="dxa"/>
            <w:tcBorders>
              <w:top w:val="dotted" w:sz="4" w:space="0" w:color="auto"/>
              <w:left w:val="dotted" w:sz="4" w:space="0" w:color="auto"/>
              <w:bottom w:val="dotted" w:sz="4" w:space="0" w:color="auto"/>
              <w:right w:val="dotted" w:sz="4" w:space="0" w:color="auto"/>
            </w:tcBorders>
          </w:tcPr>
          <w:p w14:paraId="578E879C" w14:textId="77777777" w:rsidR="0033022F" w:rsidRPr="00374FC3" w:rsidRDefault="0033022F" w:rsidP="00E30317">
            <w:pPr>
              <w:jc w:val="left"/>
              <w:rPr>
                <w:sz w:val="20"/>
                <w:szCs w:val="20"/>
                <w:lang w:val="de-DE"/>
                <w:rPrChange w:id="16" w:author="Frick, Juergen" w:date="2019-08-29T17:06:00Z">
                  <w:rPr>
                    <w:sz w:val="20"/>
                    <w:szCs w:val="20"/>
                    <w:lang w:val="en-GB"/>
                  </w:rPr>
                </w:rPrChange>
              </w:rPr>
            </w:pPr>
          </w:p>
        </w:tc>
        <w:tc>
          <w:tcPr>
            <w:tcW w:w="1721" w:type="dxa"/>
            <w:tcBorders>
              <w:top w:val="dotted" w:sz="4" w:space="0" w:color="auto"/>
              <w:left w:val="dotted" w:sz="4" w:space="0" w:color="auto"/>
              <w:bottom w:val="dotted" w:sz="4" w:space="0" w:color="auto"/>
              <w:right w:val="dotted" w:sz="4" w:space="0" w:color="auto"/>
            </w:tcBorders>
          </w:tcPr>
          <w:p w14:paraId="11F56103" w14:textId="77777777" w:rsidR="0033022F" w:rsidRPr="00374FC3" w:rsidRDefault="0033022F">
            <w:pPr>
              <w:rPr>
                <w:sz w:val="20"/>
                <w:szCs w:val="20"/>
                <w:lang w:val="de-DE"/>
                <w:rPrChange w:id="17" w:author="Frick, Juergen" w:date="2019-08-29T17:06:00Z">
                  <w:rPr>
                    <w:sz w:val="20"/>
                    <w:szCs w:val="20"/>
                    <w:lang w:val="en-GB"/>
                  </w:rPr>
                </w:rPrChange>
              </w:rPr>
            </w:pPr>
          </w:p>
        </w:tc>
      </w:tr>
      <w:tr w:rsidR="0033022F" w:rsidRPr="00374FC3" w14:paraId="29157A78" w14:textId="77777777" w:rsidTr="00E30317">
        <w:tc>
          <w:tcPr>
            <w:tcW w:w="2096" w:type="dxa"/>
            <w:tcBorders>
              <w:top w:val="dotted" w:sz="4" w:space="0" w:color="auto"/>
              <w:left w:val="dotted" w:sz="4" w:space="0" w:color="auto"/>
              <w:bottom w:val="dotted" w:sz="4" w:space="0" w:color="auto"/>
              <w:right w:val="dotted" w:sz="4" w:space="0" w:color="auto"/>
            </w:tcBorders>
          </w:tcPr>
          <w:p w14:paraId="0668A59B" w14:textId="77777777" w:rsidR="0033022F" w:rsidRPr="00374FC3" w:rsidRDefault="0033022F">
            <w:pPr>
              <w:rPr>
                <w:sz w:val="20"/>
                <w:szCs w:val="20"/>
                <w:lang w:val="de-DE"/>
                <w:rPrChange w:id="18" w:author="Frick, Juergen" w:date="2019-08-29T17:06:00Z">
                  <w:rPr>
                    <w:sz w:val="20"/>
                    <w:szCs w:val="20"/>
                    <w:lang w:val="en-GB"/>
                  </w:rPr>
                </w:rPrChange>
              </w:rPr>
            </w:pPr>
          </w:p>
        </w:tc>
        <w:tc>
          <w:tcPr>
            <w:tcW w:w="1638" w:type="dxa"/>
            <w:tcBorders>
              <w:top w:val="dotted" w:sz="4" w:space="0" w:color="auto"/>
              <w:left w:val="dotted" w:sz="4" w:space="0" w:color="auto"/>
              <w:bottom w:val="dotted" w:sz="4" w:space="0" w:color="auto"/>
              <w:right w:val="dotted" w:sz="4" w:space="0" w:color="auto"/>
            </w:tcBorders>
          </w:tcPr>
          <w:p w14:paraId="77A5E992" w14:textId="77777777" w:rsidR="0033022F" w:rsidRPr="00374FC3" w:rsidRDefault="0033022F">
            <w:pPr>
              <w:rPr>
                <w:sz w:val="20"/>
                <w:szCs w:val="20"/>
                <w:lang w:val="de-DE"/>
                <w:rPrChange w:id="19" w:author="Frick, Juergen" w:date="2019-08-29T17:06:00Z">
                  <w:rPr>
                    <w:sz w:val="20"/>
                    <w:szCs w:val="20"/>
                    <w:lang w:val="en-GB"/>
                  </w:rPr>
                </w:rPrChange>
              </w:rPr>
            </w:pPr>
          </w:p>
        </w:tc>
        <w:tc>
          <w:tcPr>
            <w:tcW w:w="4395" w:type="dxa"/>
            <w:tcBorders>
              <w:top w:val="dotted" w:sz="4" w:space="0" w:color="auto"/>
              <w:left w:val="dotted" w:sz="4" w:space="0" w:color="auto"/>
              <w:bottom w:val="dotted" w:sz="4" w:space="0" w:color="auto"/>
              <w:right w:val="dotted" w:sz="4" w:space="0" w:color="auto"/>
            </w:tcBorders>
          </w:tcPr>
          <w:p w14:paraId="32FE8412" w14:textId="77777777" w:rsidR="0033022F" w:rsidRPr="00374FC3" w:rsidRDefault="0033022F">
            <w:pPr>
              <w:rPr>
                <w:sz w:val="20"/>
                <w:szCs w:val="20"/>
                <w:lang w:val="de-DE"/>
                <w:rPrChange w:id="20" w:author="Frick, Juergen" w:date="2019-08-29T17:06:00Z">
                  <w:rPr>
                    <w:sz w:val="20"/>
                    <w:szCs w:val="20"/>
                    <w:lang w:val="en-GB"/>
                  </w:rPr>
                </w:rPrChange>
              </w:rPr>
            </w:pPr>
          </w:p>
        </w:tc>
        <w:tc>
          <w:tcPr>
            <w:tcW w:w="1721" w:type="dxa"/>
            <w:tcBorders>
              <w:top w:val="dotted" w:sz="4" w:space="0" w:color="auto"/>
              <w:left w:val="dotted" w:sz="4" w:space="0" w:color="auto"/>
              <w:bottom w:val="dotted" w:sz="4" w:space="0" w:color="auto"/>
              <w:right w:val="dotted" w:sz="4" w:space="0" w:color="auto"/>
            </w:tcBorders>
          </w:tcPr>
          <w:p w14:paraId="691D6E18" w14:textId="77777777" w:rsidR="0033022F" w:rsidRPr="00374FC3" w:rsidRDefault="0033022F">
            <w:pPr>
              <w:rPr>
                <w:sz w:val="20"/>
                <w:szCs w:val="20"/>
                <w:lang w:val="de-DE"/>
                <w:rPrChange w:id="21" w:author="Frick, Juergen" w:date="2019-08-29T17:06:00Z">
                  <w:rPr>
                    <w:sz w:val="20"/>
                    <w:szCs w:val="20"/>
                    <w:lang w:val="en-GB"/>
                  </w:rPr>
                </w:rPrChange>
              </w:rPr>
            </w:pPr>
          </w:p>
        </w:tc>
      </w:tr>
      <w:tr w:rsidR="0033022F" w:rsidRPr="00374FC3" w14:paraId="16A13C09" w14:textId="77777777" w:rsidTr="00E30317">
        <w:tc>
          <w:tcPr>
            <w:tcW w:w="2096" w:type="dxa"/>
            <w:tcBorders>
              <w:top w:val="dotted" w:sz="4" w:space="0" w:color="auto"/>
              <w:left w:val="dotted" w:sz="4" w:space="0" w:color="auto"/>
              <w:bottom w:val="dotted" w:sz="4" w:space="0" w:color="auto"/>
              <w:right w:val="dotted" w:sz="4" w:space="0" w:color="auto"/>
            </w:tcBorders>
          </w:tcPr>
          <w:p w14:paraId="380808B7" w14:textId="77777777" w:rsidR="0033022F" w:rsidRPr="00374FC3" w:rsidRDefault="0033022F">
            <w:pPr>
              <w:rPr>
                <w:sz w:val="20"/>
                <w:szCs w:val="20"/>
                <w:lang w:val="de-DE"/>
                <w:rPrChange w:id="22" w:author="Frick, Juergen" w:date="2019-08-29T17:06:00Z">
                  <w:rPr>
                    <w:sz w:val="20"/>
                    <w:szCs w:val="20"/>
                    <w:lang w:val="en-GB"/>
                  </w:rPr>
                </w:rPrChange>
              </w:rPr>
            </w:pPr>
          </w:p>
        </w:tc>
        <w:tc>
          <w:tcPr>
            <w:tcW w:w="1638" w:type="dxa"/>
            <w:tcBorders>
              <w:top w:val="dotted" w:sz="4" w:space="0" w:color="auto"/>
              <w:left w:val="dotted" w:sz="4" w:space="0" w:color="auto"/>
              <w:bottom w:val="dotted" w:sz="4" w:space="0" w:color="auto"/>
              <w:right w:val="dotted" w:sz="4" w:space="0" w:color="auto"/>
            </w:tcBorders>
          </w:tcPr>
          <w:p w14:paraId="27431406" w14:textId="77777777" w:rsidR="0033022F" w:rsidRPr="00374FC3" w:rsidRDefault="0033022F">
            <w:pPr>
              <w:rPr>
                <w:sz w:val="20"/>
                <w:szCs w:val="20"/>
                <w:lang w:val="de-DE"/>
                <w:rPrChange w:id="23" w:author="Frick, Juergen" w:date="2019-08-29T17:06:00Z">
                  <w:rPr>
                    <w:sz w:val="20"/>
                    <w:szCs w:val="20"/>
                    <w:lang w:val="en-GB"/>
                  </w:rPr>
                </w:rPrChange>
              </w:rPr>
            </w:pPr>
          </w:p>
        </w:tc>
        <w:tc>
          <w:tcPr>
            <w:tcW w:w="4395" w:type="dxa"/>
            <w:tcBorders>
              <w:top w:val="dotted" w:sz="4" w:space="0" w:color="auto"/>
              <w:left w:val="dotted" w:sz="4" w:space="0" w:color="auto"/>
              <w:bottom w:val="dotted" w:sz="4" w:space="0" w:color="auto"/>
              <w:right w:val="dotted" w:sz="4" w:space="0" w:color="auto"/>
            </w:tcBorders>
          </w:tcPr>
          <w:p w14:paraId="5363DEDA" w14:textId="77777777" w:rsidR="0033022F" w:rsidRPr="00374FC3" w:rsidRDefault="0033022F">
            <w:pPr>
              <w:rPr>
                <w:sz w:val="20"/>
                <w:szCs w:val="20"/>
                <w:lang w:val="de-DE"/>
                <w:rPrChange w:id="24" w:author="Frick, Juergen" w:date="2019-08-29T17:06:00Z">
                  <w:rPr>
                    <w:sz w:val="20"/>
                    <w:szCs w:val="20"/>
                    <w:lang w:val="en-GB"/>
                  </w:rPr>
                </w:rPrChange>
              </w:rPr>
            </w:pPr>
          </w:p>
        </w:tc>
        <w:tc>
          <w:tcPr>
            <w:tcW w:w="1721" w:type="dxa"/>
            <w:tcBorders>
              <w:top w:val="dotted" w:sz="4" w:space="0" w:color="auto"/>
              <w:left w:val="dotted" w:sz="4" w:space="0" w:color="auto"/>
              <w:bottom w:val="dotted" w:sz="4" w:space="0" w:color="auto"/>
              <w:right w:val="dotted" w:sz="4" w:space="0" w:color="auto"/>
            </w:tcBorders>
          </w:tcPr>
          <w:p w14:paraId="396945A2" w14:textId="77777777" w:rsidR="0033022F" w:rsidRPr="00374FC3" w:rsidRDefault="0033022F">
            <w:pPr>
              <w:rPr>
                <w:sz w:val="20"/>
                <w:szCs w:val="20"/>
                <w:lang w:val="de-DE"/>
                <w:rPrChange w:id="25" w:author="Frick, Juergen" w:date="2019-08-29T17:06:00Z">
                  <w:rPr>
                    <w:sz w:val="20"/>
                    <w:szCs w:val="20"/>
                    <w:lang w:val="en-GB"/>
                  </w:rPr>
                </w:rPrChange>
              </w:rPr>
            </w:pPr>
          </w:p>
        </w:tc>
      </w:tr>
    </w:tbl>
    <w:p w14:paraId="4288D320" w14:textId="77777777" w:rsidR="0033022F" w:rsidRPr="00374FC3" w:rsidRDefault="0033022F">
      <w:pPr>
        <w:rPr>
          <w:lang w:val="de-DE"/>
          <w:rPrChange w:id="26" w:author="Frick, Juergen" w:date="2019-08-29T17:06:00Z">
            <w:rPr>
              <w:lang w:val="en-GB"/>
            </w:rPr>
          </w:rPrChange>
        </w:rPr>
        <w:sectPr w:rsidR="0033022F" w:rsidRPr="00374FC3" w:rsidSect="004344F8">
          <w:headerReference w:type="default" r:id="rId11"/>
          <w:footerReference w:type="default" r:id="rId12"/>
          <w:headerReference w:type="first" r:id="rId13"/>
          <w:footerReference w:type="first" r:id="rId14"/>
          <w:pgSz w:w="11906" w:h="16838" w:code="9"/>
          <w:pgMar w:top="1276" w:right="1134" w:bottom="1134" w:left="1134" w:header="709" w:footer="567" w:gutter="0"/>
          <w:pgNumType w:start="1"/>
          <w:cols w:space="708"/>
          <w:titlePg/>
          <w:docGrid w:linePitch="360"/>
        </w:sectPr>
      </w:pPr>
    </w:p>
    <w:p w14:paraId="161852C3" w14:textId="77777777" w:rsidR="0033022F" w:rsidRPr="00C61419" w:rsidRDefault="0033022F">
      <w:pPr>
        <w:spacing w:before="0" w:after="0"/>
        <w:jc w:val="left"/>
        <w:rPr>
          <w:b/>
          <w:sz w:val="28"/>
          <w:szCs w:val="28"/>
          <w:lang w:val="en-GB"/>
        </w:rPr>
      </w:pPr>
      <w:r w:rsidRPr="00C61419">
        <w:rPr>
          <w:b/>
          <w:sz w:val="28"/>
          <w:szCs w:val="28"/>
          <w:lang w:val="en-GB"/>
        </w:rPr>
        <w:lastRenderedPageBreak/>
        <w:t>Deliverable abstract</w:t>
      </w:r>
    </w:p>
    <w:p w14:paraId="3E2BB80A" w14:textId="77777777" w:rsidR="0033022F" w:rsidRPr="00C61419" w:rsidRDefault="0033022F">
      <w:pPr>
        <w:spacing w:before="0" w:after="0"/>
        <w:jc w:val="left"/>
        <w:rPr>
          <w:b/>
          <w:lang w:val="en-GB"/>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628"/>
      </w:tblGrid>
      <w:tr w:rsidR="0033022F" w:rsidRPr="00C61419" w14:paraId="1B721764" w14:textId="77777777">
        <w:tc>
          <w:tcPr>
            <w:tcW w:w="9778" w:type="dxa"/>
            <w:tcBorders>
              <w:top w:val="dotted" w:sz="4" w:space="0" w:color="auto"/>
              <w:left w:val="dotted" w:sz="4" w:space="0" w:color="auto"/>
              <w:bottom w:val="dotted" w:sz="4" w:space="0" w:color="auto"/>
              <w:right w:val="dotted" w:sz="4" w:space="0" w:color="auto"/>
            </w:tcBorders>
          </w:tcPr>
          <w:p w14:paraId="334B0FEB" w14:textId="6B7EB87D" w:rsidR="00E4531E" w:rsidRPr="00C61419" w:rsidRDefault="003C5E02" w:rsidP="00E4531E">
            <w:pPr>
              <w:rPr>
                <w:lang w:val="en-GB"/>
              </w:rPr>
            </w:pPr>
            <w:r w:rsidRPr="00C61419">
              <w:rPr>
                <w:lang w:val="en-GB"/>
              </w:rPr>
              <w:t>T</w:t>
            </w:r>
            <w:r w:rsidR="0033022F" w:rsidRPr="00C61419">
              <w:rPr>
                <w:lang w:val="en-GB"/>
              </w:rPr>
              <w:t xml:space="preserve">he scope of the deliverable </w:t>
            </w:r>
            <w:r w:rsidRPr="00C61419">
              <w:rPr>
                <w:lang w:val="en-GB"/>
              </w:rPr>
              <w:t xml:space="preserve">is the collection of the multi-physical numerical models that </w:t>
            </w:r>
            <w:proofErr w:type="gramStart"/>
            <w:r w:rsidRPr="00C61419">
              <w:rPr>
                <w:lang w:val="en-GB"/>
              </w:rPr>
              <w:t>will be used</w:t>
            </w:r>
            <w:proofErr w:type="gramEnd"/>
            <w:r w:rsidRPr="00C61419">
              <w:rPr>
                <w:lang w:val="en-GB"/>
              </w:rPr>
              <w:t xml:space="preserve"> within the project to simulate different deterioration mechanisms</w:t>
            </w:r>
            <w:r w:rsidR="00D8111A" w:rsidRPr="00C61419">
              <w:rPr>
                <w:lang w:val="en-GB"/>
              </w:rPr>
              <w:t xml:space="preserve"> of cultural heritage</w:t>
            </w:r>
            <w:r w:rsidRPr="00C61419">
              <w:rPr>
                <w:lang w:val="en-GB"/>
              </w:rPr>
              <w:t>.</w:t>
            </w:r>
            <w:r w:rsidR="00E4531E" w:rsidRPr="00C61419">
              <w:rPr>
                <w:lang w:val="en-GB"/>
              </w:rPr>
              <w:t xml:space="preserve"> </w:t>
            </w:r>
            <w:r w:rsidR="002F1D34" w:rsidRPr="00C61419">
              <w:rPr>
                <w:lang w:val="en-GB"/>
              </w:rPr>
              <w:t>This</w:t>
            </w:r>
            <w:r w:rsidR="00E4531E" w:rsidRPr="00C61419">
              <w:rPr>
                <w:lang w:val="en-GB"/>
              </w:rPr>
              <w:t xml:space="preserve"> provides the key information for identifying </w:t>
            </w:r>
            <w:r w:rsidR="009B37BE" w:rsidRPr="00C61419">
              <w:rPr>
                <w:lang w:val="en-GB"/>
              </w:rPr>
              <w:t xml:space="preserve">the </w:t>
            </w:r>
            <w:r w:rsidR="00E4531E" w:rsidRPr="00C61419">
              <w:rPr>
                <w:lang w:val="en-GB"/>
              </w:rPr>
              <w:t>surrounding environmental conditions of museum</w:t>
            </w:r>
            <w:r w:rsidR="00F57FF8" w:rsidRPr="00C61419">
              <w:rPr>
                <w:lang w:val="en-GB"/>
              </w:rPr>
              <w:t>s</w:t>
            </w:r>
            <w:r w:rsidR="00E4531E" w:rsidRPr="00C61419">
              <w:rPr>
                <w:lang w:val="en-GB"/>
              </w:rPr>
              <w:t xml:space="preserve"> and historical buildings. </w:t>
            </w:r>
            <w:r w:rsidR="00F55F15" w:rsidRPr="00C61419">
              <w:rPr>
                <w:lang w:val="en-GB"/>
              </w:rPr>
              <w:t xml:space="preserve">Sensitive artefacts </w:t>
            </w:r>
            <w:proofErr w:type="gramStart"/>
            <w:r w:rsidR="00F55F15" w:rsidRPr="00C61419">
              <w:rPr>
                <w:lang w:val="en-GB"/>
              </w:rPr>
              <w:t>are made</w:t>
            </w:r>
            <w:proofErr w:type="gramEnd"/>
            <w:r w:rsidR="00F55F15" w:rsidRPr="00C61419">
              <w:rPr>
                <w:lang w:val="en-GB"/>
              </w:rPr>
              <w:t xml:space="preserve"> from a broad range of many different materials</w:t>
            </w:r>
            <w:r w:rsidR="00E91E96" w:rsidRPr="00C61419">
              <w:rPr>
                <w:lang w:val="en-GB"/>
              </w:rPr>
              <w:t xml:space="preserve"> with different level</w:t>
            </w:r>
            <w:r w:rsidR="00AD3890" w:rsidRPr="00C61419">
              <w:rPr>
                <w:lang w:val="en-GB"/>
              </w:rPr>
              <w:t>s</w:t>
            </w:r>
            <w:r w:rsidR="00E91E96" w:rsidRPr="00C61419">
              <w:rPr>
                <w:lang w:val="en-GB"/>
              </w:rPr>
              <w:t xml:space="preserve"> of risk factor</w:t>
            </w:r>
            <w:r w:rsidR="00F55F15" w:rsidRPr="00C61419">
              <w:rPr>
                <w:lang w:val="en-GB"/>
              </w:rPr>
              <w:t xml:space="preserve">. For example, organic materials such as those in </w:t>
            </w:r>
            <w:proofErr w:type="gramStart"/>
            <w:r w:rsidR="00F55F15" w:rsidRPr="00C61419">
              <w:rPr>
                <w:lang w:val="en-GB"/>
              </w:rPr>
              <w:t>paintings,</w:t>
            </w:r>
            <w:proofErr w:type="gramEnd"/>
            <w:r w:rsidR="00F55F15" w:rsidRPr="00C61419">
              <w:rPr>
                <w:lang w:val="en-GB"/>
              </w:rPr>
              <w:t xml:space="preserve"> are very sensitive to climate, </w:t>
            </w:r>
            <w:r w:rsidR="009B37BE" w:rsidRPr="00C61419">
              <w:rPr>
                <w:lang w:val="en-GB"/>
              </w:rPr>
              <w:t xml:space="preserve">humidity, temperature, </w:t>
            </w:r>
            <w:r w:rsidR="00F55F15" w:rsidRPr="00C61419">
              <w:rPr>
                <w:lang w:val="en-GB"/>
              </w:rPr>
              <w:t xml:space="preserve">UV-light. </w:t>
            </w:r>
          </w:p>
          <w:p w14:paraId="679C916A" w14:textId="77788B4B" w:rsidR="00903B8E" w:rsidRPr="00C61419" w:rsidRDefault="00F55F15" w:rsidP="00F55F15">
            <w:pPr>
              <w:rPr>
                <w:lang w:val="en-GB"/>
              </w:rPr>
            </w:pPr>
            <w:r w:rsidRPr="00C61419">
              <w:rPr>
                <w:lang w:val="en-GB"/>
              </w:rPr>
              <w:t xml:space="preserve">Due to the huge variety and complexity of </w:t>
            </w:r>
            <w:r w:rsidR="009B37BE" w:rsidRPr="00C61419">
              <w:rPr>
                <w:lang w:val="en-GB"/>
              </w:rPr>
              <w:t xml:space="preserve">environmental </w:t>
            </w:r>
            <w:r w:rsidR="009E598C" w:rsidRPr="00C61419">
              <w:rPr>
                <w:lang w:val="en-GB"/>
              </w:rPr>
              <w:t>conditions</w:t>
            </w:r>
            <w:r w:rsidR="00D72BAE" w:rsidRPr="00C61419">
              <w:rPr>
                <w:lang w:val="en-GB"/>
              </w:rPr>
              <w:t>,</w:t>
            </w:r>
            <w:r w:rsidRPr="00C61419">
              <w:rPr>
                <w:lang w:val="en-GB"/>
              </w:rPr>
              <w:t xml:space="preserve"> the materials modelling field consists of a </w:t>
            </w:r>
            <w:r w:rsidR="002F1D34" w:rsidRPr="00C61419">
              <w:rPr>
                <w:lang w:val="en-GB"/>
              </w:rPr>
              <w:t xml:space="preserve">wide </w:t>
            </w:r>
            <w:r w:rsidRPr="00C61419">
              <w:rPr>
                <w:lang w:val="en-GB"/>
              </w:rPr>
              <w:t xml:space="preserve">number of </w:t>
            </w:r>
            <w:r w:rsidR="006F47CD" w:rsidRPr="00C61419">
              <w:rPr>
                <w:lang w:val="en-GB"/>
              </w:rPr>
              <w:t xml:space="preserve">research </w:t>
            </w:r>
            <w:r w:rsidR="002F1D34" w:rsidRPr="00C61419">
              <w:rPr>
                <w:lang w:val="en-GB"/>
              </w:rPr>
              <w:t>groups</w:t>
            </w:r>
            <w:r w:rsidRPr="00C61419">
              <w:rPr>
                <w:lang w:val="en-GB"/>
              </w:rPr>
              <w:t xml:space="preserve">. These communities have established different </w:t>
            </w:r>
            <w:r w:rsidR="006F47CD" w:rsidRPr="00C61419">
              <w:rPr>
                <w:lang w:val="en-GB"/>
              </w:rPr>
              <w:t>terminologies, which</w:t>
            </w:r>
            <w:r w:rsidRPr="00C61419">
              <w:rPr>
                <w:lang w:val="en-GB"/>
              </w:rPr>
              <w:t xml:space="preserve"> typically focus on specific application domains and on particular types of models. As a result, </w:t>
            </w:r>
            <w:proofErr w:type="gramStart"/>
            <w:r w:rsidR="00E91E96" w:rsidRPr="00C61419">
              <w:rPr>
                <w:lang w:val="en-GB"/>
              </w:rPr>
              <w:t xml:space="preserve">a </w:t>
            </w:r>
            <w:r w:rsidR="006F47CD" w:rsidRPr="00C61419">
              <w:rPr>
                <w:lang w:val="en-GB"/>
              </w:rPr>
              <w:t>wide ranges</w:t>
            </w:r>
            <w:proofErr w:type="gramEnd"/>
            <w:r w:rsidR="006F47CD" w:rsidRPr="00C61419">
              <w:rPr>
                <w:lang w:val="en-GB"/>
              </w:rPr>
              <w:t xml:space="preserve"> of specific software codes are</w:t>
            </w:r>
            <w:r w:rsidR="009E598C" w:rsidRPr="00C61419">
              <w:rPr>
                <w:lang w:val="en-GB"/>
              </w:rPr>
              <w:t xml:space="preserve"> </w:t>
            </w:r>
            <w:r w:rsidRPr="00C61419">
              <w:rPr>
                <w:lang w:val="en-GB"/>
              </w:rPr>
              <w:t>evolv</w:t>
            </w:r>
            <w:r w:rsidR="009E598C" w:rsidRPr="00C61419">
              <w:rPr>
                <w:lang w:val="en-GB"/>
              </w:rPr>
              <w:t>ing</w:t>
            </w:r>
            <w:r w:rsidRPr="00C61419">
              <w:rPr>
                <w:lang w:val="en-GB"/>
              </w:rPr>
              <w:t xml:space="preserve">. However, applications to </w:t>
            </w:r>
            <w:r w:rsidR="009E598C" w:rsidRPr="00C61419">
              <w:rPr>
                <w:lang w:val="en-GB"/>
              </w:rPr>
              <w:t>engineering</w:t>
            </w:r>
            <w:r w:rsidRPr="00C61419">
              <w:rPr>
                <w:lang w:val="en-GB"/>
              </w:rPr>
              <w:t xml:space="preserve"> problems in advanced materials require a strong interdisciplinary approach among these fields and </w:t>
            </w:r>
            <w:r w:rsidR="006F47CD" w:rsidRPr="00C61419">
              <w:rPr>
                <w:lang w:val="en-GB"/>
              </w:rPr>
              <w:t>group</w:t>
            </w:r>
            <w:r w:rsidRPr="00C61419">
              <w:rPr>
                <w:lang w:val="en-GB"/>
              </w:rPr>
              <w:t xml:space="preserve">s. </w:t>
            </w:r>
            <w:r w:rsidR="0001293F" w:rsidRPr="00C61419">
              <w:rPr>
                <w:lang w:val="en-GB"/>
              </w:rPr>
              <w:t>Therefore,</w:t>
            </w:r>
            <w:r w:rsidRPr="00C61419">
              <w:rPr>
                <w:lang w:val="en-GB"/>
              </w:rPr>
              <w:t xml:space="preserve"> </w:t>
            </w:r>
            <w:r w:rsidR="00D72BAE" w:rsidRPr="00C61419">
              <w:rPr>
                <w:lang w:val="en-GB"/>
              </w:rPr>
              <w:t xml:space="preserve">in order </w:t>
            </w:r>
            <w:r w:rsidRPr="00C61419">
              <w:rPr>
                <w:lang w:val="en-GB"/>
              </w:rPr>
              <w:t>to establish a common terminology in materials modelling</w:t>
            </w:r>
            <w:r w:rsidR="00D72BAE" w:rsidRPr="00C61419">
              <w:rPr>
                <w:lang w:val="en-GB"/>
              </w:rPr>
              <w:t xml:space="preserve"> a</w:t>
            </w:r>
            <w:r w:rsidRPr="00C61419">
              <w:rPr>
                <w:lang w:val="en-GB"/>
              </w:rPr>
              <w:t xml:space="preserve"> standardized terminology </w:t>
            </w:r>
            <w:r w:rsidR="00D72BAE" w:rsidRPr="00C61419">
              <w:rPr>
                <w:lang w:val="en-GB"/>
              </w:rPr>
              <w:t xml:space="preserve">has </w:t>
            </w:r>
            <w:r w:rsidR="00AF1971" w:rsidRPr="00C61419">
              <w:rPr>
                <w:lang w:val="en-GB"/>
              </w:rPr>
              <w:t xml:space="preserve">followed. </w:t>
            </w:r>
          </w:p>
          <w:p w14:paraId="4F6E2641" w14:textId="35C6A9D6" w:rsidR="00AF1971" w:rsidRPr="00C61419" w:rsidRDefault="00AF1971" w:rsidP="0001293F">
            <w:pPr>
              <w:rPr>
                <w:szCs w:val="22"/>
                <w:lang w:val="en-GB"/>
              </w:rPr>
            </w:pPr>
            <w:r w:rsidRPr="00C61419">
              <w:rPr>
                <w:lang w:val="en-GB"/>
              </w:rPr>
              <w:t xml:space="preserve">In this </w:t>
            </w:r>
            <w:r w:rsidR="006F47CD" w:rsidRPr="00C61419">
              <w:rPr>
                <w:lang w:val="en-GB"/>
              </w:rPr>
              <w:t>report,</w:t>
            </w:r>
            <w:r w:rsidRPr="00C61419">
              <w:rPr>
                <w:lang w:val="en-GB"/>
              </w:rPr>
              <w:t xml:space="preserve"> the </w:t>
            </w:r>
            <w:r w:rsidR="00443593" w:rsidRPr="00C61419">
              <w:rPr>
                <w:lang w:val="en-GB"/>
              </w:rPr>
              <w:t>information</w:t>
            </w:r>
            <w:r w:rsidRPr="00C61419">
              <w:rPr>
                <w:lang w:val="en-GB"/>
              </w:rPr>
              <w:t xml:space="preserve"> </w:t>
            </w:r>
            <w:proofErr w:type="gramStart"/>
            <w:r w:rsidR="00F57FF8" w:rsidRPr="00C61419">
              <w:rPr>
                <w:lang w:val="en-GB"/>
              </w:rPr>
              <w:t xml:space="preserve">is </w:t>
            </w:r>
            <w:r w:rsidRPr="00C61419">
              <w:rPr>
                <w:lang w:val="en-GB"/>
              </w:rPr>
              <w:t>organized</w:t>
            </w:r>
            <w:proofErr w:type="gramEnd"/>
            <w:r w:rsidRPr="00C61419">
              <w:rPr>
                <w:lang w:val="en-GB"/>
              </w:rPr>
              <w:t xml:space="preserve"> </w:t>
            </w:r>
            <w:r w:rsidR="006F47CD" w:rsidRPr="00C61419">
              <w:rPr>
                <w:lang w:val="en-GB"/>
              </w:rPr>
              <w:t>according</w:t>
            </w:r>
            <w:r w:rsidRPr="00C61419">
              <w:rPr>
                <w:lang w:val="en-GB"/>
              </w:rPr>
              <w:t xml:space="preserve"> to t</w:t>
            </w:r>
            <w:r w:rsidRPr="00C61419">
              <w:rPr>
                <w:szCs w:val="22"/>
                <w:lang w:val="en-GB"/>
              </w:rPr>
              <w:t xml:space="preserve">he “materials </w:t>
            </w:r>
            <w:proofErr w:type="spellStart"/>
            <w:r w:rsidRPr="00C61419">
              <w:rPr>
                <w:szCs w:val="22"/>
                <w:lang w:val="en-GB"/>
              </w:rPr>
              <w:t>MOdelling</w:t>
            </w:r>
            <w:proofErr w:type="spellEnd"/>
            <w:r w:rsidRPr="00C61419">
              <w:rPr>
                <w:szCs w:val="22"/>
                <w:lang w:val="en-GB"/>
              </w:rPr>
              <w:t xml:space="preserve"> </w:t>
            </w:r>
            <w:proofErr w:type="spellStart"/>
            <w:r w:rsidRPr="00C61419">
              <w:rPr>
                <w:szCs w:val="22"/>
                <w:lang w:val="en-GB"/>
              </w:rPr>
              <w:t>DAta</w:t>
            </w:r>
            <w:proofErr w:type="spellEnd"/>
            <w:r w:rsidRPr="00C61419">
              <w:rPr>
                <w:szCs w:val="22"/>
                <w:lang w:val="en-GB"/>
              </w:rPr>
              <w:t>” (MODA),</w:t>
            </w:r>
            <w:r w:rsidR="00B66F63" w:rsidRPr="00C61419">
              <w:rPr>
                <w:szCs w:val="22"/>
                <w:lang w:val="en-GB"/>
              </w:rPr>
              <w:t xml:space="preserve"> </w:t>
            </w:r>
            <w:r w:rsidRPr="00C61419">
              <w:rPr>
                <w:szCs w:val="22"/>
                <w:lang w:val="en-GB"/>
              </w:rPr>
              <w:t xml:space="preserve">the </w:t>
            </w:r>
            <w:r w:rsidR="00B66F63" w:rsidRPr="00C61419">
              <w:rPr>
                <w:szCs w:val="22"/>
                <w:lang w:val="en-GB"/>
              </w:rPr>
              <w:t>description of simulations includ</w:t>
            </w:r>
            <w:r w:rsidRPr="00C61419">
              <w:rPr>
                <w:szCs w:val="22"/>
                <w:lang w:val="en-GB"/>
              </w:rPr>
              <w:t>e</w:t>
            </w:r>
            <w:r w:rsidR="00F57FF8" w:rsidRPr="00C61419">
              <w:rPr>
                <w:szCs w:val="22"/>
                <w:lang w:val="en-GB"/>
              </w:rPr>
              <w:t>s</w:t>
            </w:r>
            <w:r w:rsidR="00B66F63" w:rsidRPr="00C61419">
              <w:rPr>
                <w:szCs w:val="22"/>
                <w:lang w:val="en-GB"/>
              </w:rPr>
              <w:t xml:space="preserve"> user case, model, solver and post-processor</w:t>
            </w:r>
            <w:r w:rsidRPr="00C61419">
              <w:rPr>
                <w:szCs w:val="22"/>
                <w:lang w:val="en-GB"/>
              </w:rPr>
              <w:t xml:space="preserve">. </w:t>
            </w:r>
          </w:p>
          <w:p w14:paraId="101547D9" w14:textId="5FA4FF2F" w:rsidR="003D2DB5" w:rsidRPr="00C61419" w:rsidRDefault="00F32D6C" w:rsidP="00F57FF8">
            <w:pPr>
              <w:rPr>
                <w:szCs w:val="22"/>
                <w:lang w:val="en-GB"/>
              </w:rPr>
            </w:pPr>
            <w:r w:rsidRPr="00C61419">
              <w:rPr>
                <w:szCs w:val="22"/>
                <w:lang w:val="en-GB"/>
              </w:rPr>
              <w:t>S</w:t>
            </w:r>
            <w:r w:rsidR="00B66F63" w:rsidRPr="00C61419">
              <w:rPr>
                <w:szCs w:val="22"/>
                <w:lang w:val="en-GB"/>
              </w:rPr>
              <w:t xml:space="preserve">imulation workflows about the models, solvers and their implementation </w:t>
            </w:r>
            <w:proofErr w:type="gramStart"/>
            <w:r w:rsidRPr="00C61419">
              <w:rPr>
                <w:szCs w:val="22"/>
                <w:lang w:val="en-GB"/>
              </w:rPr>
              <w:t>are summarized</w:t>
            </w:r>
            <w:proofErr w:type="gramEnd"/>
            <w:r w:rsidR="00443593" w:rsidRPr="00C61419">
              <w:rPr>
                <w:szCs w:val="22"/>
                <w:lang w:val="en-GB"/>
              </w:rPr>
              <w:t xml:space="preserve"> below</w:t>
            </w:r>
            <w:r w:rsidR="00B66F63" w:rsidRPr="00C61419">
              <w:rPr>
                <w:szCs w:val="22"/>
                <w:lang w:val="en-GB"/>
              </w:rPr>
              <w:t xml:space="preserve">. </w:t>
            </w:r>
            <w:r w:rsidR="004B5A2D" w:rsidRPr="00C61419">
              <w:rPr>
                <w:szCs w:val="22"/>
                <w:lang w:val="en-GB"/>
              </w:rPr>
              <w:t>The</w:t>
            </w:r>
            <w:r w:rsidR="00B66F63" w:rsidRPr="00C61419">
              <w:rPr>
                <w:szCs w:val="22"/>
                <w:lang w:val="en-GB"/>
              </w:rPr>
              <w:t xml:space="preserve"> MODA</w:t>
            </w:r>
            <w:r w:rsidR="004B5A2D" w:rsidRPr="00C61419">
              <w:rPr>
                <w:szCs w:val="22"/>
                <w:lang w:val="en-GB"/>
              </w:rPr>
              <w:t xml:space="preserve"> sheet </w:t>
            </w:r>
            <w:r w:rsidR="00B66F63" w:rsidRPr="00C61419">
              <w:rPr>
                <w:szCs w:val="22"/>
                <w:lang w:val="en-GB"/>
              </w:rPr>
              <w:t xml:space="preserve">for physics-based models </w:t>
            </w:r>
            <w:proofErr w:type="gramStart"/>
            <w:r w:rsidR="00B66F63" w:rsidRPr="00C61419">
              <w:rPr>
                <w:szCs w:val="22"/>
                <w:lang w:val="en-GB"/>
              </w:rPr>
              <w:t>is described</w:t>
            </w:r>
            <w:proofErr w:type="gramEnd"/>
            <w:r w:rsidR="00B66F63" w:rsidRPr="00C61419">
              <w:rPr>
                <w:szCs w:val="22"/>
                <w:lang w:val="en-GB"/>
              </w:rPr>
              <w:t xml:space="preserve"> in order to guide users towards a complete documentation of material and process simulations</w:t>
            </w:r>
            <w:r w:rsidR="004B5A2D" w:rsidRPr="00C61419">
              <w:rPr>
                <w:szCs w:val="22"/>
                <w:lang w:val="en-GB"/>
              </w:rPr>
              <w:t>.</w:t>
            </w:r>
          </w:p>
        </w:tc>
      </w:tr>
    </w:tbl>
    <w:p w14:paraId="0372539A" w14:textId="77777777" w:rsidR="0033022F" w:rsidRPr="00C61419" w:rsidRDefault="0033022F">
      <w:pPr>
        <w:spacing w:before="0" w:after="0"/>
        <w:jc w:val="left"/>
        <w:rPr>
          <w:b/>
          <w:lang w:val="en-GB"/>
        </w:rPr>
      </w:pPr>
    </w:p>
    <w:p w14:paraId="53FDFA7C" w14:textId="77777777" w:rsidR="0033022F" w:rsidRPr="00C61419" w:rsidRDefault="0033022F">
      <w:pPr>
        <w:spacing w:before="0" w:after="0"/>
        <w:jc w:val="left"/>
        <w:rPr>
          <w:b/>
          <w:sz w:val="28"/>
          <w:szCs w:val="28"/>
          <w:lang w:val="en-GB"/>
        </w:rPr>
      </w:pPr>
      <w:r w:rsidRPr="00C61419">
        <w:rPr>
          <w:b/>
          <w:sz w:val="28"/>
          <w:szCs w:val="28"/>
          <w:lang w:val="en-GB"/>
        </w:rPr>
        <w:t>Deliverable Review</w:t>
      </w:r>
    </w:p>
    <w:p w14:paraId="517F5914" w14:textId="77777777" w:rsidR="0033022F" w:rsidRPr="00C61419" w:rsidRDefault="0033022F">
      <w:pPr>
        <w:spacing w:before="0" w:after="0"/>
        <w:jc w:val="left"/>
        <w:rPr>
          <w:lang w:val="en-GB"/>
        </w:rPr>
      </w:pP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3"/>
        <w:gridCol w:w="985"/>
        <w:gridCol w:w="2401"/>
        <w:gridCol w:w="697"/>
        <w:gridCol w:w="930"/>
        <w:gridCol w:w="2142"/>
        <w:gridCol w:w="697"/>
      </w:tblGrid>
      <w:tr w:rsidR="0033022F" w:rsidRPr="00C61419" w14:paraId="3D12A036" w14:textId="77777777">
        <w:trPr>
          <w:cantSplit/>
          <w:trHeight w:val="231"/>
        </w:trPr>
        <w:tc>
          <w:tcPr>
            <w:tcW w:w="2003" w:type="dxa"/>
            <w:vMerge w:val="restart"/>
            <w:tcBorders>
              <w:top w:val="nil"/>
              <w:left w:val="nil"/>
              <w:bottom w:val="single" w:sz="4" w:space="0" w:color="auto"/>
              <w:right w:val="dotted" w:sz="4" w:space="0" w:color="auto"/>
            </w:tcBorders>
            <w:vAlign w:val="center"/>
          </w:tcPr>
          <w:p w14:paraId="1D89305B" w14:textId="77777777" w:rsidR="0033022F" w:rsidRPr="00C61419" w:rsidRDefault="0033022F">
            <w:pPr>
              <w:spacing w:before="0" w:after="0"/>
              <w:jc w:val="left"/>
              <w:rPr>
                <w:sz w:val="20"/>
                <w:szCs w:val="20"/>
                <w:lang w:val="en-GB"/>
              </w:rPr>
            </w:pPr>
          </w:p>
        </w:tc>
        <w:tc>
          <w:tcPr>
            <w:tcW w:w="4083" w:type="dxa"/>
            <w:gridSpan w:val="3"/>
            <w:tcBorders>
              <w:top w:val="dotted" w:sz="4" w:space="0" w:color="auto"/>
              <w:left w:val="dotted" w:sz="4" w:space="0" w:color="auto"/>
              <w:bottom w:val="dotted" w:sz="4" w:space="0" w:color="auto"/>
              <w:right w:val="dotted" w:sz="4" w:space="0" w:color="auto"/>
            </w:tcBorders>
            <w:vAlign w:val="center"/>
          </w:tcPr>
          <w:p w14:paraId="3310CF9A" w14:textId="77777777" w:rsidR="0033022F" w:rsidRPr="00C61419" w:rsidRDefault="0033022F" w:rsidP="00BC49FF">
            <w:pPr>
              <w:spacing w:before="0" w:after="0"/>
              <w:jc w:val="left"/>
              <w:rPr>
                <w:b/>
                <w:sz w:val="20"/>
                <w:szCs w:val="20"/>
                <w:lang w:val="en-GB"/>
              </w:rPr>
            </w:pPr>
            <w:r w:rsidRPr="00C61419">
              <w:rPr>
                <w:b/>
                <w:sz w:val="20"/>
                <w:szCs w:val="20"/>
                <w:lang w:val="en-GB"/>
              </w:rPr>
              <w:t>Reviewer #1: ..............................................</w:t>
            </w:r>
          </w:p>
        </w:tc>
        <w:tc>
          <w:tcPr>
            <w:tcW w:w="3769" w:type="dxa"/>
            <w:gridSpan w:val="3"/>
            <w:tcBorders>
              <w:top w:val="dotted" w:sz="4" w:space="0" w:color="auto"/>
              <w:left w:val="dotted" w:sz="4" w:space="0" w:color="auto"/>
              <w:bottom w:val="dotted" w:sz="4" w:space="0" w:color="auto"/>
              <w:right w:val="dotted" w:sz="4" w:space="0" w:color="auto"/>
            </w:tcBorders>
            <w:vAlign w:val="center"/>
          </w:tcPr>
          <w:p w14:paraId="26F917CB" w14:textId="77777777" w:rsidR="0033022F" w:rsidRPr="00C61419" w:rsidRDefault="0033022F" w:rsidP="00BC49FF">
            <w:pPr>
              <w:spacing w:before="0" w:after="0"/>
              <w:jc w:val="left"/>
              <w:rPr>
                <w:b/>
                <w:sz w:val="20"/>
                <w:szCs w:val="20"/>
                <w:lang w:val="en-GB"/>
              </w:rPr>
            </w:pPr>
            <w:r w:rsidRPr="00C61419">
              <w:rPr>
                <w:b/>
                <w:sz w:val="20"/>
                <w:szCs w:val="20"/>
                <w:lang w:val="en-GB"/>
              </w:rPr>
              <w:t>Reviewer #2: ..........................................</w:t>
            </w:r>
          </w:p>
        </w:tc>
      </w:tr>
      <w:tr w:rsidR="0033022F" w:rsidRPr="00C61419" w14:paraId="1295D5C6" w14:textId="77777777">
        <w:trPr>
          <w:cantSplit/>
          <w:trHeight w:val="231"/>
        </w:trPr>
        <w:tc>
          <w:tcPr>
            <w:tcW w:w="2003" w:type="dxa"/>
            <w:vMerge/>
            <w:tcBorders>
              <w:top w:val="single" w:sz="4" w:space="0" w:color="auto"/>
              <w:left w:val="nil"/>
              <w:bottom w:val="nil"/>
              <w:right w:val="dotted" w:sz="4" w:space="0" w:color="auto"/>
            </w:tcBorders>
            <w:vAlign w:val="center"/>
          </w:tcPr>
          <w:p w14:paraId="0E990CD0" w14:textId="77777777" w:rsidR="0033022F" w:rsidRPr="00C61419" w:rsidRDefault="0033022F">
            <w:pPr>
              <w:numPr>
                <w:ilvl w:val="0"/>
                <w:numId w:val="5"/>
              </w:numPr>
              <w:tabs>
                <w:tab w:val="num" w:pos="284"/>
              </w:tabs>
              <w:spacing w:before="0" w:after="0"/>
              <w:jc w:val="left"/>
              <w:rPr>
                <w:sz w:val="20"/>
                <w:szCs w:val="20"/>
                <w:lang w:val="en-GB"/>
              </w:rPr>
            </w:pPr>
          </w:p>
        </w:tc>
        <w:tc>
          <w:tcPr>
            <w:tcW w:w="985" w:type="dxa"/>
            <w:tcBorders>
              <w:top w:val="dotted" w:sz="4" w:space="0" w:color="auto"/>
              <w:left w:val="dotted" w:sz="4" w:space="0" w:color="auto"/>
              <w:bottom w:val="dotted" w:sz="4" w:space="0" w:color="auto"/>
              <w:right w:val="dotted" w:sz="4" w:space="0" w:color="auto"/>
            </w:tcBorders>
            <w:vAlign w:val="center"/>
          </w:tcPr>
          <w:p w14:paraId="208D4F32" w14:textId="77777777" w:rsidR="0033022F" w:rsidRPr="00C61419" w:rsidRDefault="0033022F">
            <w:pPr>
              <w:spacing w:before="0" w:after="0"/>
              <w:jc w:val="left"/>
              <w:rPr>
                <w:b/>
                <w:sz w:val="20"/>
                <w:szCs w:val="20"/>
                <w:lang w:val="en-GB"/>
              </w:rPr>
            </w:pPr>
            <w:r w:rsidRPr="00C61419">
              <w:rPr>
                <w:b/>
                <w:sz w:val="20"/>
                <w:szCs w:val="20"/>
                <w:lang w:val="en-GB"/>
              </w:rPr>
              <w:t>Answer</w:t>
            </w:r>
          </w:p>
        </w:tc>
        <w:tc>
          <w:tcPr>
            <w:tcW w:w="2401" w:type="dxa"/>
            <w:tcBorders>
              <w:top w:val="dotted" w:sz="4" w:space="0" w:color="auto"/>
              <w:left w:val="dotted" w:sz="4" w:space="0" w:color="auto"/>
              <w:bottom w:val="dotted" w:sz="4" w:space="0" w:color="auto"/>
              <w:right w:val="dotted" w:sz="4" w:space="0" w:color="auto"/>
            </w:tcBorders>
            <w:vAlign w:val="center"/>
          </w:tcPr>
          <w:p w14:paraId="6823FD84" w14:textId="77777777" w:rsidR="0033022F" w:rsidRPr="00C61419" w:rsidRDefault="0033022F">
            <w:pPr>
              <w:spacing w:before="0" w:after="0"/>
              <w:jc w:val="left"/>
              <w:rPr>
                <w:b/>
                <w:sz w:val="20"/>
                <w:szCs w:val="20"/>
                <w:lang w:val="en-GB"/>
              </w:rPr>
            </w:pPr>
            <w:r w:rsidRPr="00C61419">
              <w:rPr>
                <w:b/>
                <w:sz w:val="20"/>
                <w:szCs w:val="20"/>
                <w:lang w:val="en-GB"/>
              </w:rPr>
              <w:t>Comments</w:t>
            </w:r>
          </w:p>
        </w:tc>
        <w:tc>
          <w:tcPr>
            <w:tcW w:w="697" w:type="dxa"/>
            <w:tcBorders>
              <w:top w:val="dotted" w:sz="4" w:space="0" w:color="auto"/>
              <w:left w:val="dotted" w:sz="4" w:space="0" w:color="auto"/>
              <w:bottom w:val="dotted" w:sz="4" w:space="0" w:color="auto"/>
              <w:right w:val="dotted" w:sz="4" w:space="0" w:color="auto"/>
            </w:tcBorders>
            <w:vAlign w:val="center"/>
          </w:tcPr>
          <w:p w14:paraId="47C18E50" w14:textId="77777777" w:rsidR="0033022F" w:rsidRPr="00C61419" w:rsidRDefault="0033022F">
            <w:pPr>
              <w:spacing w:before="0" w:after="0"/>
              <w:jc w:val="left"/>
              <w:rPr>
                <w:b/>
                <w:sz w:val="20"/>
                <w:szCs w:val="20"/>
                <w:vertAlign w:val="subscript"/>
                <w:lang w:val="en-GB"/>
              </w:rPr>
            </w:pPr>
            <w:r w:rsidRPr="00C61419">
              <w:rPr>
                <w:b/>
                <w:sz w:val="20"/>
                <w:szCs w:val="20"/>
                <w:lang w:val="en-GB"/>
              </w:rPr>
              <w:t>Type*</w:t>
            </w:r>
          </w:p>
        </w:tc>
        <w:tc>
          <w:tcPr>
            <w:tcW w:w="930" w:type="dxa"/>
            <w:tcBorders>
              <w:top w:val="dotted" w:sz="4" w:space="0" w:color="auto"/>
              <w:left w:val="dotted" w:sz="4" w:space="0" w:color="auto"/>
              <w:bottom w:val="dotted" w:sz="4" w:space="0" w:color="auto"/>
              <w:right w:val="dotted" w:sz="4" w:space="0" w:color="auto"/>
            </w:tcBorders>
            <w:vAlign w:val="center"/>
          </w:tcPr>
          <w:p w14:paraId="677D7956" w14:textId="77777777" w:rsidR="0033022F" w:rsidRPr="00C61419" w:rsidRDefault="0033022F">
            <w:pPr>
              <w:spacing w:before="0" w:after="0"/>
              <w:jc w:val="left"/>
              <w:rPr>
                <w:b/>
                <w:sz w:val="20"/>
                <w:szCs w:val="20"/>
                <w:lang w:val="en-GB"/>
              </w:rPr>
            </w:pPr>
            <w:r w:rsidRPr="00C61419">
              <w:rPr>
                <w:b/>
                <w:sz w:val="20"/>
                <w:szCs w:val="20"/>
                <w:lang w:val="en-GB"/>
              </w:rPr>
              <w:t>Answer</w:t>
            </w:r>
          </w:p>
        </w:tc>
        <w:tc>
          <w:tcPr>
            <w:tcW w:w="2142" w:type="dxa"/>
            <w:tcBorders>
              <w:top w:val="dotted" w:sz="4" w:space="0" w:color="auto"/>
              <w:left w:val="dotted" w:sz="4" w:space="0" w:color="auto"/>
              <w:bottom w:val="dotted" w:sz="4" w:space="0" w:color="auto"/>
              <w:right w:val="dotted" w:sz="4" w:space="0" w:color="auto"/>
            </w:tcBorders>
            <w:vAlign w:val="center"/>
          </w:tcPr>
          <w:p w14:paraId="53A4D61F" w14:textId="77777777" w:rsidR="0033022F" w:rsidRPr="00C61419" w:rsidRDefault="0033022F">
            <w:pPr>
              <w:spacing w:before="0" w:after="0"/>
              <w:jc w:val="left"/>
              <w:rPr>
                <w:b/>
                <w:sz w:val="20"/>
                <w:szCs w:val="20"/>
                <w:lang w:val="en-GB"/>
              </w:rPr>
            </w:pPr>
            <w:r w:rsidRPr="00C61419">
              <w:rPr>
                <w:b/>
                <w:sz w:val="20"/>
                <w:szCs w:val="20"/>
                <w:lang w:val="en-GB"/>
              </w:rPr>
              <w:t>Comments</w:t>
            </w:r>
          </w:p>
        </w:tc>
        <w:tc>
          <w:tcPr>
            <w:tcW w:w="697" w:type="dxa"/>
            <w:tcBorders>
              <w:top w:val="dotted" w:sz="4" w:space="0" w:color="auto"/>
              <w:left w:val="dotted" w:sz="4" w:space="0" w:color="auto"/>
              <w:bottom w:val="dotted" w:sz="4" w:space="0" w:color="auto"/>
              <w:right w:val="dotted" w:sz="4" w:space="0" w:color="auto"/>
            </w:tcBorders>
            <w:vAlign w:val="center"/>
          </w:tcPr>
          <w:p w14:paraId="75B74318" w14:textId="77777777" w:rsidR="0033022F" w:rsidRPr="00C61419" w:rsidRDefault="0033022F">
            <w:pPr>
              <w:spacing w:before="0" w:after="0"/>
              <w:jc w:val="left"/>
              <w:rPr>
                <w:b/>
                <w:sz w:val="20"/>
                <w:szCs w:val="20"/>
                <w:lang w:val="en-GB"/>
              </w:rPr>
            </w:pPr>
            <w:r w:rsidRPr="00C61419">
              <w:rPr>
                <w:b/>
                <w:sz w:val="20"/>
                <w:szCs w:val="20"/>
                <w:lang w:val="en-GB"/>
              </w:rPr>
              <w:t>Type*</w:t>
            </w:r>
          </w:p>
        </w:tc>
      </w:tr>
      <w:tr w:rsidR="0033022F" w:rsidRPr="00C61419" w14:paraId="66CA8D12" w14:textId="77777777">
        <w:tc>
          <w:tcPr>
            <w:tcW w:w="9855" w:type="dxa"/>
            <w:gridSpan w:val="7"/>
            <w:tcBorders>
              <w:top w:val="nil"/>
              <w:left w:val="nil"/>
              <w:bottom w:val="dotted" w:sz="4" w:space="0" w:color="auto"/>
              <w:right w:val="nil"/>
            </w:tcBorders>
            <w:vAlign w:val="center"/>
          </w:tcPr>
          <w:p w14:paraId="1936CFB2" w14:textId="77777777" w:rsidR="0033022F" w:rsidRPr="00C61419" w:rsidRDefault="0033022F">
            <w:pPr>
              <w:numPr>
                <w:ilvl w:val="0"/>
                <w:numId w:val="5"/>
              </w:numPr>
              <w:spacing w:before="0" w:after="0"/>
              <w:jc w:val="left"/>
              <w:rPr>
                <w:sz w:val="20"/>
                <w:szCs w:val="20"/>
                <w:lang w:val="en-GB"/>
              </w:rPr>
            </w:pPr>
            <w:r w:rsidRPr="00C61419">
              <w:rPr>
                <w:sz w:val="20"/>
                <w:szCs w:val="20"/>
                <w:lang w:val="en-GB"/>
              </w:rPr>
              <w:t>Is the deliverable in accordance with</w:t>
            </w:r>
          </w:p>
        </w:tc>
      </w:tr>
      <w:tr w:rsidR="0033022F" w:rsidRPr="00C61419" w14:paraId="1AB2BB15" w14:textId="77777777">
        <w:trPr>
          <w:trHeight w:val="752"/>
        </w:trPr>
        <w:tc>
          <w:tcPr>
            <w:tcW w:w="2003" w:type="dxa"/>
            <w:tcBorders>
              <w:top w:val="dotted" w:sz="4" w:space="0" w:color="auto"/>
              <w:left w:val="dotted" w:sz="4" w:space="0" w:color="auto"/>
              <w:bottom w:val="dotted" w:sz="4" w:space="0" w:color="auto"/>
              <w:right w:val="dotted" w:sz="4" w:space="0" w:color="auto"/>
            </w:tcBorders>
            <w:vAlign w:val="center"/>
          </w:tcPr>
          <w:p w14:paraId="0392C83B" w14:textId="1842C4B2" w:rsidR="0033022F" w:rsidRPr="00C61419" w:rsidRDefault="0033022F" w:rsidP="00BC49FF">
            <w:pPr>
              <w:numPr>
                <w:ilvl w:val="1"/>
                <w:numId w:val="5"/>
              </w:numPr>
              <w:tabs>
                <w:tab w:val="clear" w:pos="1440"/>
              </w:tabs>
              <w:spacing w:before="0" w:after="0"/>
              <w:ind w:left="284" w:hanging="284"/>
              <w:jc w:val="left"/>
              <w:rPr>
                <w:sz w:val="20"/>
                <w:szCs w:val="20"/>
                <w:lang w:val="en-GB"/>
              </w:rPr>
            </w:pPr>
            <w:proofErr w:type="gramStart"/>
            <w:r w:rsidRPr="00C61419">
              <w:rPr>
                <w:sz w:val="20"/>
                <w:szCs w:val="20"/>
                <w:lang w:val="en-GB"/>
              </w:rPr>
              <w:t>the</w:t>
            </w:r>
            <w:proofErr w:type="gramEnd"/>
            <w:r w:rsidRPr="00C61419">
              <w:rPr>
                <w:sz w:val="20"/>
                <w:szCs w:val="20"/>
                <w:lang w:val="en-GB"/>
              </w:rPr>
              <w:t xml:space="preserve"> Description of the Action?</w:t>
            </w:r>
          </w:p>
        </w:tc>
        <w:tc>
          <w:tcPr>
            <w:tcW w:w="985" w:type="dxa"/>
            <w:tcBorders>
              <w:top w:val="dotted" w:sz="4" w:space="0" w:color="auto"/>
              <w:left w:val="dotted" w:sz="4" w:space="0" w:color="auto"/>
              <w:bottom w:val="dotted" w:sz="4" w:space="0" w:color="auto"/>
              <w:right w:val="dotted" w:sz="4" w:space="0" w:color="auto"/>
            </w:tcBorders>
            <w:vAlign w:val="center"/>
          </w:tcPr>
          <w:p w14:paraId="311826FF" w14:textId="0A547D8F" w:rsidR="0033022F" w:rsidRPr="00C61419" w:rsidRDefault="0033022F">
            <w:pPr>
              <w:spacing w:before="0" w:after="0"/>
              <w:jc w:val="left"/>
              <w:rPr>
                <w:sz w:val="20"/>
                <w:szCs w:val="20"/>
                <w:lang w:val="en-GB"/>
              </w:rPr>
            </w:pPr>
            <w:r w:rsidRPr="00C61419">
              <w:rPr>
                <w:sz w:val="20"/>
                <w:szCs w:val="20"/>
                <w:lang w:val="en-GB"/>
              </w:rPr>
              <w:fldChar w:fldCharType="begin">
                <w:ffData>
                  <w:name w:val=""/>
                  <w:enabled w:val="0"/>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069CDAE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401" w:type="dxa"/>
            <w:tcBorders>
              <w:top w:val="dotted" w:sz="4" w:space="0" w:color="auto"/>
              <w:left w:val="dotted" w:sz="4" w:space="0" w:color="auto"/>
              <w:bottom w:val="dotted" w:sz="4" w:space="0" w:color="auto"/>
              <w:right w:val="dotted" w:sz="4" w:space="0" w:color="auto"/>
            </w:tcBorders>
            <w:vAlign w:val="center"/>
          </w:tcPr>
          <w:p w14:paraId="4A85C633"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091171EA"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7D4BDA3F"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6200A496"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bookmarkStart w:id="27" w:name="CaseACocher1"/>
        <w:tc>
          <w:tcPr>
            <w:tcW w:w="930" w:type="dxa"/>
            <w:tcBorders>
              <w:top w:val="dotted" w:sz="4" w:space="0" w:color="auto"/>
              <w:left w:val="dotted" w:sz="4" w:space="0" w:color="auto"/>
              <w:bottom w:val="dotted" w:sz="4" w:space="0" w:color="auto"/>
              <w:right w:val="dotted" w:sz="4" w:space="0" w:color="auto"/>
            </w:tcBorders>
            <w:vAlign w:val="center"/>
          </w:tcPr>
          <w:p w14:paraId="4DB6F884"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bookmarkEnd w:id="27"/>
            <w:r w:rsidRPr="00C61419">
              <w:rPr>
                <w:sz w:val="20"/>
                <w:szCs w:val="20"/>
                <w:lang w:val="en-GB"/>
              </w:rPr>
              <w:t xml:space="preserve"> Yes</w:t>
            </w:r>
          </w:p>
          <w:p w14:paraId="7F68BA9D"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142" w:type="dxa"/>
            <w:tcBorders>
              <w:top w:val="dotted" w:sz="4" w:space="0" w:color="auto"/>
              <w:left w:val="dotted" w:sz="4" w:space="0" w:color="auto"/>
              <w:bottom w:val="dotted" w:sz="4" w:space="0" w:color="auto"/>
              <w:right w:val="dotted" w:sz="4" w:space="0" w:color="auto"/>
            </w:tcBorders>
            <w:vAlign w:val="center"/>
          </w:tcPr>
          <w:p w14:paraId="6FCC10FE"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02B4D92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6EFAC6BD"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25A73541"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r>
      <w:tr w:rsidR="0033022F" w:rsidRPr="00C61419" w14:paraId="7F218004" w14:textId="77777777">
        <w:trPr>
          <w:trHeight w:val="753"/>
        </w:trPr>
        <w:tc>
          <w:tcPr>
            <w:tcW w:w="2003" w:type="dxa"/>
            <w:tcBorders>
              <w:top w:val="dotted" w:sz="4" w:space="0" w:color="auto"/>
              <w:left w:val="dotted" w:sz="4" w:space="0" w:color="auto"/>
              <w:bottom w:val="dotted" w:sz="4" w:space="0" w:color="auto"/>
              <w:right w:val="dotted" w:sz="4" w:space="0" w:color="auto"/>
            </w:tcBorders>
            <w:vAlign w:val="center"/>
          </w:tcPr>
          <w:p w14:paraId="55BFDE82" w14:textId="77777777" w:rsidR="0033022F" w:rsidRPr="00C61419" w:rsidRDefault="0033022F">
            <w:pPr>
              <w:numPr>
                <w:ilvl w:val="1"/>
                <w:numId w:val="5"/>
              </w:numPr>
              <w:tabs>
                <w:tab w:val="clear" w:pos="1440"/>
              </w:tabs>
              <w:spacing w:before="0" w:after="0"/>
              <w:ind w:left="284" w:hanging="284"/>
              <w:jc w:val="left"/>
              <w:rPr>
                <w:sz w:val="20"/>
                <w:szCs w:val="20"/>
                <w:lang w:val="en-GB"/>
              </w:rPr>
            </w:pPr>
            <w:proofErr w:type="gramStart"/>
            <w:r w:rsidRPr="00C61419">
              <w:rPr>
                <w:sz w:val="20"/>
                <w:szCs w:val="20"/>
                <w:lang w:val="en-GB"/>
              </w:rPr>
              <w:t>the</w:t>
            </w:r>
            <w:proofErr w:type="gramEnd"/>
            <w:r w:rsidRPr="00C61419">
              <w:rPr>
                <w:sz w:val="20"/>
                <w:szCs w:val="20"/>
                <w:lang w:val="en-GB"/>
              </w:rPr>
              <w:t xml:space="preserve"> international State of the Art?</w:t>
            </w:r>
          </w:p>
        </w:tc>
        <w:tc>
          <w:tcPr>
            <w:tcW w:w="985" w:type="dxa"/>
            <w:tcBorders>
              <w:top w:val="dotted" w:sz="4" w:space="0" w:color="auto"/>
              <w:left w:val="dotted" w:sz="4" w:space="0" w:color="auto"/>
              <w:bottom w:val="dotted" w:sz="4" w:space="0" w:color="auto"/>
              <w:right w:val="dotted" w:sz="4" w:space="0" w:color="auto"/>
            </w:tcBorders>
            <w:vAlign w:val="center"/>
          </w:tcPr>
          <w:p w14:paraId="3CC7FED0"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val="0"/>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5F874661"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401" w:type="dxa"/>
            <w:tcBorders>
              <w:top w:val="dotted" w:sz="4" w:space="0" w:color="auto"/>
              <w:left w:val="dotted" w:sz="4" w:space="0" w:color="auto"/>
              <w:bottom w:val="dotted" w:sz="4" w:space="0" w:color="auto"/>
              <w:right w:val="dotted" w:sz="4" w:space="0" w:color="auto"/>
            </w:tcBorders>
            <w:vAlign w:val="center"/>
          </w:tcPr>
          <w:p w14:paraId="63A3E8C1"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2225151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03A62F08"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1966F111"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c>
          <w:tcPr>
            <w:tcW w:w="930" w:type="dxa"/>
            <w:tcBorders>
              <w:top w:val="dotted" w:sz="4" w:space="0" w:color="auto"/>
              <w:left w:val="dotted" w:sz="4" w:space="0" w:color="auto"/>
              <w:bottom w:val="dotted" w:sz="4" w:space="0" w:color="auto"/>
              <w:right w:val="dotted" w:sz="4" w:space="0" w:color="auto"/>
            </w:tcBorders>
            <w:vAlign w:val="center"/>
          </w:tcPr>
          <w:p w14:paraId="1D3AE4A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7761CAF4"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142" w:type="dxa"/>
            <w:tcBorders>
              <w:top w:val="dotted" w:sz="4" w:space="0" w:color="auto"/>
              <w:left w:val="dotted" w:sz="4" w:space="0" w:color="auto"/>
              <w:bottom w:val="dotted" w:sz="4" w:space="0" w:color="auto"/>
              <w:right w:val="dotted" w:sz="4" w:space="0" w:color="auto"/>
            </w:tcBorders>
            <w:vAlign w:val="center"/>
          </w:tcPr>
          <w:p w14:paraId="7DB3E401"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793EF3D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7F1CAA0F"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09B4FB8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r>
      <w:tr w:rsidR="0033022F" w:rsidRPr="00C61419" w14:paraId="007A7521" w14:textId="77777777">
        <w:tc>
          <w:tcPr>
            <w:tcW w:w="9855" w:type="dxa"/>
            <w:gridSpan w:val="7"/>
            <w:tcBorders>
              <w:top w:val="dotted" w:sz="4" w:space="0" w:color="auto"/>
              <w:left w:val="nil"/>
              <w:bottom w:val="dotted" w:sz="4" w:space="0" w:color="auto"/>
              <w:right w:val="nil"/>
            </w:tcBorders>
            <w:vAlign w:val="center"/>
          </w:tcPr>
          <w:p w14:paraId="433918D5" w14:textId="77777777" w:rsidR="0033022F" w:rsidRPr="00C61419" w:rsidRDefault="0033022F">
            <w:pPr>
              <w:numPr>
                <w:ilvl w:val="0"/>
                <w:numId w:val="5"/>
              </w:numPr>
              <w:spacing w:before="0" w:after="0"/>
              <w:jc w:val="left"/>
              <w:rPr>
                <w:b/>
                <w:sz w:val="20"/>
                <w:szCs w:val="20"/>
                <w:lang w:val="en-GB"/>
              </w:rPr>
            </w:pPr>
            <w:r w:rsidRPr="00C61419">
              <w:rPr>
                <w:sz w:val="20"/>
                <w:szCs w:val="20"/>
                <w:lang w:val="en-GB"/>
              </w:rPr>
              <w:t>Is the quality of the deliverable in a status</w:t>
            </w:r>
          </w:p>
        </w:tc>
      </w:tr>
      <w:tr w:rsidR="0033022F" w:rsidRPr="00C61419" w14:paraId="30A5D3A3" w14:textId="77777777">
        <w:trPr>
          <w:trHeight w:val="945"/>
        </w:trPr>
        <w:tc>
          <w:tcPr>
            <w:tcW w:w="2003" w:type="dxa"/>
            <w:tcBorders>
              <w:top w:val="dotted" w:sz="4" w:space="0" w:color="auto"/>
              <w:left w:val="dotted" w:sz="4" w:space="0" w:color="auto"/>
              <w:bottom w:val="dotted" w:sz="4" w:space="0" w:color="auto"/>
              <w:right w:val="dotted" w:sz="4" w:space="0" w:color="auto"/>
            </w:tcBorders>
            <w:vAlign w:val="center"/>
          </w:tcPr>
          <w:p w14:paraId="74EC2CFB" w14:textId="77777777" w:rsidR="0033022F" w:rsidRPr="00C61419" w:rsidRDefault="0033022F" w:rsidP="00467F7F">
            <w:pPr>
              <w:numPr>
                <w:ilvl w:val="1"/>
                <w:numId w:val="5"/>
              </w:numPr>
              <w:tabs>
                <w:tab w:val="clear" w:pos="1440"/>
              </w:tabs>
              <w:spacing w:before="0" w:after="0"/>
              <w:ind w:left="284" w:hanging="284"/>
              <w:jc w:val="left"/>
              <w:rPr>
                <w:sz w:val="20"/>
                <w:szCs w:val="20"/>
                <w:lang w:val="en-GB"/>
              </w:rPr>
            </w:pPr>
            <w:proofErr w:type="gramStart"/>
            <w:r w:rsidRPr="00C61419">
              <w:rPr>
                <w:sz w:val="20"/>
                <w:szCs w:val="20"/>
                <w:lang w:val="en-GB"/>
              </w:rPr>
              <w:t>that</w:t>
            </w:r>
            <w:proofErr w:type="gramEnd"/>
            <w:r w:rsidRPr="00C61419">
              <w:rPr>
                <w:sz w:val="20"/>
                <w:szCs w:val="20"/>
                <w:lang w:val="en-GB"/>
              </w:rPr>
              <w:t xml:space="preserve"> allows it to be sent to European Commission?</w:t>
            </w:r>
          </w:p>
        </w:tc>
        <w:tc>
          <w:tcPr>
            <w:tcW w:w="985" w:type="dxa"/>
            <w:tcBorders>
              <w:top w:val="dotted" w:sz="4" w:space="0" w:color="auto"/>
              <w:left w:val="dotted" w:sz="4" w:space="0" w:color="auto"/>
              <w:bottom w:val="dotted" w:sz="4" w:space="0" w:color="auto"/>
              <w:right w:val="dotted" w:sz="4" w:space="0" w:color="auto"/>
            </w:tcBorders>
            <w:vAlign w:val="center"/>
          </w:tcPr>
          <w:p w14:paraId="238689A7"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val="0"/>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7B5BA368"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401" w:type="dxa"/>
            <w:tcBorders>
              <w:top w:val="dotted" w:sz="4" w:space="0" w:color="auto"/>
              <w:left w:val="dotted" w:sz="4" w:space="0" w:color="auto"/>
              <w:bottom w:val="dotted" w:sz="4" w:space="0" w:color="auto"/>
              <w:right w:val="dotted" w:sz="4" w:space="0" w:color="auto"/>
            </w:tcBorders>
            <w:vAlign w:val="center"/>
          </w:tcPr>
          <w:p w14:paraId="0598C186"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5044E528"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7E18013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79F30147"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c>
          <w:tcPr>
            <w:tcW w:w="930" w:type="dxa"/>
            <w:tcBorders>
              <w:top w:val="dotted" w:sz="4" w:space="0" w:color="auto"/>
              <w:left w:val="dotted" w:sz="4" w:space="0" w:color="auto"/>
              <w:bottom w:val="dotted" w:sz="4" w:space="0" w:color="auto"/>
              <w:right w:val="dotted" w:sz="4" w:space="0" w:color="auto"/>
            </w:tcBorders>
            <w:vAlign w:val="center"/>
          </w:tcPr>
          <w:p w14:paraId="7A84F574"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59C95C4C"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142" w:type="dxa"/>
            <w:tcBorders>
              <w:top w:val="dotted" w:sz="4" w:space="0" w:color="auto"/>
              <w:left w:val="dotted" w:sz="4" w:space="0" w:color="auto"/>
              <w:bottom w:val="dotted" w:sz="4" w:space="0" w:color="auto"/>
              <w:right w:val="dotted" w:sz="4" w:space="0" w:color="auto"/>
            </w:tcBorders>
            <w:vAlign w:val="center"/>
          </w:tcPr>
          <w:p w14:paraId="1CE6C4E0"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5C1B831D"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2681E327"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5FF40D0F"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r>
      <w:tr w:rsidR="0033022F" w:rsidRPr="00C61419" w14:paraId="4CD24D9C" w14:textId="77777777">
        <w:trPr>
          <w:trHeight w:val="946"/>
        </w:trPr>
        <w:tc>
          <w:tcPr>
            <w:tcW w:w="2003" w:type="dxa"/>
            <w:tcBorders>
              <w:top w:val="dotted" w:sz="4" w:space="0" w:color="auto"/>
              <w:left w:val="dotted" w:sz="4" w:space="0" w:color="auto"/>
              <w:bottom w:val="dotted" w:sz="4" w:space="0" w:color="auto"/>
              <w:right w:val="dotted" w:sz="4" w:space="0" w:color="auto"/>
            </w:tcBorders>
            <w:vAlign w:val="center"/>
          </w:tcPr>
          <w:p w14:paraId="64B4F03A" w14:textId="77777777" w:rsidR="0033022F" w:rsidRPr="00C61419" w:rsidRDefault="0033022F">
            <w:pPr>
              <w:numPr>
                <w:ilvl w:val="1"/>
                <w:numId w:val="5"/>
              </w:numPr>
              <w:tabs>
                <w:tab w:val="clear" w:pos="1440"/>
              </w:tabs>
              <w:spacing w:before="0" w:after="0"/>
              <w:ind w:left="284" w:hanging="284"/>
              <w:jc w:val="left"/>
              <w:rPr>
                <w:sz w:val="20"/>
                <w:szCs w:val="20"/>
                <w:lang w:val="en-GB"/>
              </w:rPr>
            </w:pPr>
            <w:proofErr w:type="gramStart"/>
            <w:r w:rsidRPr="00C61419">
              <w:rPr>
                <w:sz w:val="20"/>
                <w:szCs w:val="20"/>
                <w:lang w:val="en-GB"/>
              </w:rPr>
              <w:t>that</w:t>
            </w:r>
            <w:proofErr w:type="gramEnd"/>
            <w:r w:rsidRPr="00C61419">
              <w:rPr>
                <w:sz w:val="20"/>
                <w:szCs w:val="20"/>
                <w:lang w:val="en-GB"/>
              </w:rPr>
              <w:t xml:space="preserve"> needs improvement of the writing by the originator of the deliverable?</w:t>
            </w:r>
          </w:p>
        </w:tc>
        <w:tc>
          <w:tcPr>
            <w:tcW w:w="985" w:type="dxa"/>
            <w:tcBorders>
              <w:top w:val="dotted" w:sz="4" w:space="0" w:color="auto"/>
              <w:left w:val="dotted" w:sz="4" w:space="0" w:color="auto"/>
              <w:bottom w:val="dotted" w:sz="4" w:space="0" w:color="auto"/>
              <w:right w:val="dotted" w:sz="4" w:space="0" w:color="auto"/>
            </w:tcBorders>
            <w:vAlign w:val="center"/>
          </w:tcPr>
          <w:p w14:paraId="0C70BD0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5C0FCAB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val="0"/>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401" w:type="dxa"/>
            <w:tcBorders>
              <w:top w:val="dotted" w:sz="4" w:space="0" w:color="auto"/>
              <w:left w:val="dotted" w:sz="4" w:space="0" w:color="auto"/>
              <w:bottom w:val="dotted" w:sz="4" w:space="0" w:color="auto"/>
              <w:right w:val="dotted" w:sz="4" w:space="0" w:color="auto"/>
            </w:tcBorders>
            <w:vAlign w:val="center"/>
          </w:tcPr>
          <w:p w14:paraId="64DFE7C0"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7CCAAFD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06C8344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49896C2B"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c>
          <w:tcPr>
            <w:tcW w:w="930" w:type="dxa"/>
            <w:tcBorders>
              <w:top w:val="dotted" w:sz="4" w:space="0" w:color="auto"/>
              <w:left w:val="dotted" w:sz="4" w:space="0" w:color="auto"/>
              <w:bottom w:val="dotted" w:sz="4" w:space="0" w:color="auto"/>
              <w:right w:val="dotted" w:sz="4" w:space="0" w:color="auto"/>
            </w:tcBorders>
            <w:vAlign w:val="center"/>
          </w:tcPr>
          <w:p w14:paraId="38077D3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bookmarkStart w:id="28" w:name="CaseACocher2"/>
          <w:p w14:paraId="125ABD4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bookmarkEnd w:id="28"/>
            <w:r w:rsidRPr="00C61419">
              <w:rPr>
                <w:sz w:val="20"/>
                <w:szCs w:val="20"/>
                <w:lang w:val="en-GB"/>
              </w:rPr>
              <w:t xml:space="preserve"> No</w:t>
            </w:r>
          </w:p>
        </w:tc>
        <w:tc>
          <w:tcPr>
            <w:tcW w:w="2142" w:type="dxa"/>
            <w:tcBorders>
              <w:top w:val="dotted" w:sz="4" w:space="0" w:color="auto"/>
              <w:left w:val="dotted" w:sz="4" w:space="0" w:color="auto"/>
              <w:bottom w:val="dotted" w:sz="4" w:space="0" w:color="auto"/>
              <w:right w:val="dotted" w:sz="4" w:space="0" w:color="auto"/>
            </w:tcBorders>
            <w:vAlign w:val="center"/>
          </w:tcPr>
          <w:p w14:paraId="3E1B5B80"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3A922520"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13A71E7C"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0D493711"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r>
      <w:tr w:rsidR="0033022F" w:rsidRPr="00C61419" w14:paraId="24BF6409" w14:textId="77777777">
        <w:trPr>
          <w:trHeight w:val="946"/>
        </w:trPr>
        <w:tc>
          <w:tcPr>
            <w:tcW w:w="2003" w:type="dxa"/>
            <w:tcBorders>
              <w:top w:val="dotted" w:sz="4" w:space="0" w:color="auto"/>
              <w:left w:val="dotted" w:sz="4" w:space="0" w:color="auto"/>
              <w:bottom w:val="dotted" w:sz="4" w:space="0" w:color="auto"/>
              <w:right w:val="dotted" w:sz="4" w:space="0" w:color="auto"/>
            </w:tcBorders>
            <w:vAlign w:val="center"/>
          </w:tcPr>
          <w:p w14:paraId="3AF8299F" w14:textId="77777777" w:rsidR="0033022F" w:rsidRPr="00C61419" w:rsidRDefault="0033022F" w:rsidP="004E5ECE">
            <w:pPr>
              <w:numPr>
                <w:ilvl w:val="1"/>
                <w:numId w:val="5"/>
              </w:numPr>
              <w:tabs>
                <w:tab w:val="clear" w:pos="1440"/>
                <w:tab w:val="left" w:pos="308"/>
              </w:tabs>
              <w:spacing w:before="0" w:after="0"/>
              <w:ind w:left="284" w:hanging="284"/>
              <w:jc w:val="left"/>
              <w:rPr>
                <w:sz w:val="20"/>
                <w:szCs w:val="20"/>
                <w:lang w:val="en-GB"/>
              </w:rPr>
            </w:pPr>
            <w:proofErr w:type="gramStart"/>
            <w:r w:rsidRPr="00C61419">
              <w:rPr>
                <w:sz w:val="20"/>
                <w:szCs w:val="20"/>
                <w:lang w:val="en-GB"/>
              </w:rPr>
              <w:t>that</w:t>
            </w:r>
            <w:proofErr w:type="gramEnd"/>
            <w:r w:rsidRPr="00C61419">
              <w:rPr>
                <w:sz w:val="20"/>
                <w:szCs w:val="20"/>
                <w:lang w:val="en-GB"/>
              </w:rPr>
              <w:t xml:space="preserve"> needs further work by the Partners responsible for the deliverable?</w:t>
            </w:r>
          </w:p>
        </w:tc>
        <w:tc>
          <w:tcPr>
            <w:tcW w:w="985" w:type="dxa"/>
            <w:tcBorders>
              <w:top w:val="dotted" w:sz="4" w:space="0" w:color="auto"/>
              <w:left w:val="dotted" w:sz="4" w:space="0" w:color="auto"/>
              <w:bottom w:val="dotted" w:sz="4" w:space="0" w:color="auto"/>
              <w:right w:val="dotted" w:sz="4" w:space="0" w:color="auto"/>
            </w:tcBorders>
            <w:vAlign w:val="center"/>
          </w:tcPr>
          <w:p w14:paraId="5D618B55"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022B1C2A"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val="0"/>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401" w:type="dxa"/>
            <w:tcBorders>
              <w:top w:val="dotted" w:sz="4" w:space="0" w:color="auto"/>
              <w:left w:val="dotted" w:sz="4" w:space="0" w:color="auto"/>
              <w:bottom w:val="dotted" w:sz="4" w:space="0" w:color="auto"/>
              <w:right w:val="dotted" w:sz="4" w:space="0" w:color="auto"/>
            </w:tcBorders>
            <w:vAlign w:val="center"/>
          </w:tcPr>
          <w:p w14:paraId="4AE43A65"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30A104F1"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2C4770A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4BB8E3F2"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c>
          <w:tcPr>
            <w:tcW w:w="930" w:type="dxa"/>
            <w:tcBorders>
              <w:top w:val="dotted" w:sz="4" w:space="0" w:color="auto"/>
              <w:left w:val="dotted" w:sz="4" w:space="0" w:color="auto"/>
              <w:bottom w:val="dotted" w:sz="4" w:space="0" w:color="auto"/>
              <w:right w:val="dotted" w:sz="4" w:space="0" w:color="auto"/>
            </w:tcBorders>
            <w:vAlign w:val="center"/>
          </w:tcPr>
          <w:p w14:paraId="0F0DA6BD"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Yes</w:t>
            </w:r>
          </w:p>
          <w:p w14:paraId="19C262C0"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
                  <w:enabled/>
                  <w:calcOnExit w:val="0"/>
                  <w:checkBox>
                    <w:sizeAuto/>
                    <w:default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No</w:t>
            </w:r>
          </w:p>
        </w:tc>
        <w:tc>
          <w:tcPr>
            <w:tcW w:w="2142" w:type="dxa"/>
            <w:tcBorders>
              <w:top w:val="dotted" w:sz="4" w:space="0" w:color="auto"/>
              <w:left w:val="dotted" w:sz="4" w:space="0" w:color="auto"/>
              <w:bottom w:val="dotted" w:sz="4" w:space="0" w:color="auto"/>
              <w:right w:val="dotted" w:sz="4" w:space="0" w:color="auto"/>
            </w:tcBorders>
            <w:vAlign w:val="center"/>
          </w:tcPr>
          <w:p w14:paraId="51531B2B" w14:textId="77777777" w:rsidR="0033022F" w:rsidRPr="00C61419" w:rsidRDefault="0033022F">
            <w:pPr>
              <w:spacing w:before="0" w:after="0"/>
              <w:jc w:val="left"/>
              <w:rPr>
                <w:sz w:val="20"/>
                <w:szCs w:val="20"/>
                <w:lang w:val="en-GB"/>
              </w:rPr>
            </w:pPr>
          </w:p>
        </w:tc>
        <w:tc>
          <w:tcPr>
            <w:tcW w:w="697" w:type="dxa"/>
            <w:tcBorders>
              <w:top w:val="dotted" w:sz="4" w:space="0" w:color="auto"/>
              <w:left w:val="dotted" w:sz="4" w:space="0" w:color="auto"/>
              <w:bottom w:val="dotted" w:sz="4" w:space="0" w:color="auto"/>
              <w:right w:val="dotted" w:sz="4" w:space="0" w:color="auto"/>
            </w:tcBorders>
            <w:vAlign w:val="center"/>
          </w:tcPr>
          <w:p w14:paraId="7C461C08"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1"/>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28AE4FD3"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m</w:t>
            </w:r>
          </w:p>
          <w:p w14:paraId="4239214D" w14:textId="77777777" w:rsidR="0033022F" w:rsidRPr="00C61419" w:rsidRDefault="0033022F">
            <w:pPr>
              <w:spacing w:before="0" w:after="0"/>
              <w:jc w:val="left"/>
              <w:rPr>
                <w:sz w:val="20"/>
                <w:szCs w:val="20"/>
                <w:lang w:val="en-GB"/>
              </w:rPr>
            </w:pPr>
            <w:r w:rsidRPr="00C61419">
              <w:rPr>
                <w:sz w:val="20"/>
                <w:szCs w:val="20"/>
                <w:lang w:val="en-GB"/>
              </w:rPr>
              <w:fldChar w:fldCharType="begin">
                <w:ffData>
                  <w:name w:val="CaseACocher2"/>
                  <w:enabled/>
                  <w:calcOnExit w:val="0"/>
                  <w:checkBox>
                    <w:sizeAuto/>
                    <w:default w:val="0"/>
                    <w:checked w:val="0"/>
                  </w:checkBox>
                </w:ffData>
              </w:fldChar>
            </w:r>
            <w:r w:rsidRPr="00C61419">
              <w:rPr>
                <w:sz w:val="20"/>
                <w:szCs w:val="20"/>
                <w:lang w:val="en-GB"/>
              </w:rPr>
              <w:instrText xml:space="preserve"> FORMCHECKBOX </w:instrText>
            </w:r>
            <w:r w:rsidR="00C61419" w:rsidRPr="00C61419">
              <w:rPr>
                <w:sz w:val="20"/>
                <w:szCs w:val="20"/>
                <w:lang w:val="en-GB"/>
              </w:rPr>
            </w:r>
            <w:r w:rsidR="00C61419" w:rsidRPr="00C61419">
              <w:rPr>
                <w:sz w:val="20"/>
                <w:szCs w:val="20"/>
                <w:lang w:val="en-GB"/>
              </w:rPr>
              <w:fldChar w:fldCharType="separate"/>
            </w:r>
            <w:r w:rsidRPr="00C61419">
              <w:rPr>
                <w:sz w:val="20"/>
                <w:szCs w:val="20"/>
                <w:lang w:val="en-GB"/>
              </w:rPr>
              <w:fldChar w:fldCharType="end"/>
            </w:r>
            <w:r w:rsidRPr="00C61419">
              <w:rPr>
                <w:sz w:val="20"/>
                <w:szCs w:val="20"/>
                <w:lang w:val="en-GB"/>
              </w:rPr>
              <w:t xml:space="preserve"> a</w:t>
            </w:r>
          </w:p>
        </w:tc>
      </w:tr>
    </w:tbl>
    <w:p w14:paraId="5B8DA09E" w14:textId="697D9B1F" w:rsidR="00312B13" w:rsidRPr="00C61419" w:rsidRDefault="0033022F">
      <w:pPr>
        <w:spacing w:before="0" w:after="0"/>
        <w:jc w:val="left"/>
        <w:rPr>
          <w:sz w:val="20"/>
          <w:szCs w:val="20"/>
          <w:lang w:val="en-GB"/>
        </w:rPr>
      </w:pPr>
      <w:r w:rsidRPr="00C61419">
        <w:rPr>
          <w:sz w:val="20"/>
          <w:szCs w:val="20"/>
          <w:lang w:val="en-GB"/>
        </w:rPr>
        <w:t>* Type of comments: M = Major comment</w:t>
      </w:r>
      <w:r w:rsidR="003D2DB5" w:rsidRPr="00C61419">
        <w:rPr>
          <w:sz w:val="20"/>
          <w:szCs w:val="20"/>
          <w:lang w:val="en-GB"/>
        </w:rPr>
        <w:t>; m = minor comment; a = advice</w:t>
      </w:r>
    </w:p>
    <w:sdt>
      <w:sdtPr>
        <w:rPr>
          <w:rFonts w:ascii="Arial" w:hAnsi="Arial" w:cs="Arial"/>
          <w:b w:val="0"/>
          <w:bCs w:val="0"/>
          <w:color w:val="auto"/>
          <w:sz w:val="22"/>
          <w:szCs w:val="24"/>
          <w:lang w:val="en-GB" w:eastAsia="fr-FR"/>
        </w:rPr>
        <w:id w:val="383685396"/>
        <w:docPartObj>
          <w:docPartGallery w:val="Table of Contents"/>
          <w:docPartUnique/>
        </w:docPartObj>
      </w:sdtPr>
      <w:sdtContent>
        <w:p w14:paraId="029DF977" w14:textId="772DDF07" w:rsidR="00312B13" w:rsidRPr="00C61419" w:rsidRDefault="00312B13" w:rsidP="00AD3890">
          <w:pPr>
            <w:pStyle w:val="Inhaltsverzeichnisberschrift"/>
            <w:rPr>
              <w:b w:val="0"/>
              <w:bCs w:val="0"/>
              <w:lang w:val="en-GB"/>
            </w:rPr>
          </w:pPr>
          <w:r w:rsidRPr="00C61419">
            <w:rPr>
              <w:lang w:val="en-GB"/>
            </w:rPr>
            <w:br w:type="page"/>
          </w:r>
        </w:p>
        <w:p w14:paraId="68BB7B4C" w14:textId="37F5353F" w:rsidR="00312B13" w:rsidRPr="00C61419" w:rsidRDefault="00312B13" w:rsidP="0044421C">
          <w:pPr>
            <w:pStyle w:val="Inhaltsverzeichnisberschrift"/>
            <w:tabs>
              <w:tab w:val="left" w:pos="3310"/>
            </w:tabs>
            <w:rPr>
              <w:lang w:val="en-GB"/>
            </w:rPr>
          </w:pPr>
          <w:r w:rsidRPr="00C61419">
            <w:rPr>
              <w:lang w:val="en-GB"/>
            </w:rPr>
            <w:lastRenderedPageBreak/>
            <w:t>Contents</w:t>
          </w:r>
          <w:r w:rsidR="0044421C" w:rsidRPr="00C61419">
            <w:rPr>
              <w:lang w:val="en-GB"/>
            </w:rPr>
            <w:tab/>
          </w:r>
        </w:p>
        <w:p w14:paraId="026C890A" w14:textId="40A3990A" w:rsidR="00C61419" w:rsidRDefault="00312B13">
          <w:pPr>
            <w:pStyle w:val="Verzeichnis1"/>
            <w:tabs>
              <w:tab w:val="left" w:pos="440"/>
              <w:tab w:val="right" w:leader="dot" w:pos="9628"/>
            </w:tabs>
            <w:rPr>
              <w:ins w:id="29" w:author="Frick, Juergen" w:date="2019-08-29T17:03:00Z"/>
              <w:rFonts w:asciiTheme="minorHAnsi" w:eastAsiaTheme="minorEastAsia" w:hAnsiTheme="minorHAnsi" w:cstheme="minorBidi"/>
              <w:b w:val="0"/>
              <w:noProof/>
              <w:szCs w:val="22"/>
              <w:lang w:val="de-DE" w:eastAsia="de-DE"/>
            </w:rPr>
          </w:pPr>
          <w:r w:rsidRPr="00C61419">
            <w:rPr>
              <w:bCs/>
              <w:lang w:val="en-GB"/>
            </w:rPr>
            <w:fldChar w:fldCharType="begin"/>
          </w:r>
          <w:r w:rsidRPr="00C61419">
            <w:rPr>
              <w:bCs/>
              <w:lang w:val="en-GB"/>
            </w:rPr>
            <w:instrText xml:space="preserve"> TOC \o "1-3" \h \z \u </w:instrText>
          </w:r>
          <w:r w:rsidRPr="00C61419">
            <w:rPr>
              <w:bCs/>
              <w:lang w:val="en-GB"/>
            </w:rPr>
            <w:fldChar w:fldCharType="separate"/>
          </w:r>
          <w:ins w:id="30" w:author="Frick, Juergen" w:date="2019-08-29T17:03:00Z">
            <w:r w:rsidR="00C61419" w:rsidRPr="0084525E">
              <w:rPr>
                <w:rStyle w:val="Hyperlink"/>
                <w:noProof/>
              </w:rPr>
              <w:fldChar w:fldCharType="begin"/>
            </w:r>
            <w:r w:rsidR="00C61419" w:rsidRPr="0084525E">
              <w:rPr>
                <w:rStyle w:val="Hyperlink"/>
                <w:noProof/>
              </w:rPr>
              <w:instrText xml:space="preserve"> </w:instrText>
            </w:r>
            <w:r w:rsidR="00C61419">
              <w:rPr>
                <w:noProof/>
              </w:rPr>
              <w:instrText>HYPERLINK \l "_Toc17990624"</w:instrText>
            </w:r>
            <w:r w:rsidR="00C61419" w:rsidRPr="0084525E">
              <w:rPr>
                <w:rStyle w:val="Hyperlink"/>
                <w:noProof/>
              </w:rPr>
              <w:instrText xml:space="preserve"> </w:instrText>
            </w:r>
            <w:r w:rsidR="00C61419" w:rsidRPr="0084525E">
              <w:rPr>
                <w:rStyle w:val="Hyperlink"/>
                <w:noProof/>
              </w:rPr>
            </w:r>
            <w:r w:rsidR="00C61419" w:rsidRPr="0084525E">
              <w:rPr>
                <w:rStyle w:val="Hyperlink"/>
                <w:noProof/>
              </w:rPr>
              <w:fldChar w:fldCharType="separate"/>
            </w:r>
            <w:r w:rsidR="00C61419" w:rsidRPr="0084525E">
              <w:rPr>
                <w:rStyle w:val="Hyperlink"/>
                <w:noProof/>
                <w:lang w:val="en-GB"/>
              </w:rPr>
              <w:t>1.</w:t>
            </w:r>
            <w:r w:rsidR="00C61419">
              <w:rPr>
                <w:rFonts w:asciiTheme="minorHAnsi" w:eastAsiaTheme="minorEastAsia" w:hAnsiTheme="minorHAnsi" w:cstheme="minorBidi"/>
                <w:b w:val="0"/>
                <w:noProof/>
                <w:szCs w:val="22"/>
                <w:lang w:val="de-DE" w:eastAsia="de-DE"/>
              </w:rPr>
              <w:tab/>
            </w:r>
            <w:r w:rsidR="00C61419" w:rsidRPr="0084525E">
              <w:rPr>
                <w:rStyle w:val="Hyperlink"/>
                <w:noProof/>
                <w:lang w:val="en-GB"/>
              </w:rPr>
              <w:t>Introduction</w:t>
            </w:r>
            <w:r w:rsidR="00C61419">
              <w:rPr>
                <w:noProof/>
                <w:webHidden/>
              </w:rPr>
              <w:tab/>
            </w:r>
            <w:r w:rsidR="00C61419">
              <w:rPr>
                <w:noProof/>
                <w:webHidden/>
              </w:rPr>
              <w:fldChar w:fldCharType="begin"/>
            </w:r>
            <w:r w:rsidR="00C61419">
              <w:rPr>
                <w:noProof/>
                <w:webHidden/>
              </w:rPr>
              <w:instrText xml:space="preserve"> PAGEREF _Toc17990624 \h </w:instrText>
            </w:r>
            <w:r w:rsidR="00C61419">
              <w:rPr>
                <w:noProof/>
                <w:webHidden/>
              </w:rPr>
            </w:r>
          </w:ins>
          <w:r w:rsidR="00C61419">
            <w:rPr>
              <w:noProof/>
              <w:webHidden/>
            </w:rPr>
            <w:fldChar w:fldCharType="separate"/>
          </w:r>
          <w:ins w:id="31" w:author="Frick, Juergen" w:date="2019-08-29T17:03:00Z">
            <w:r w:rsidR="00C61419">
              <w:rPr>
                <w:noProof/>
                <w:webHidden/>
              </w:rPr>
              <w:t>4</w:t>
            </w:r>
            <w:r w:rsidR="00C61419">
              <w:rPr>
                <w:noProof/>
                <w:webHidden/>
              </w:rPr>
              <w:fldChar w:fldCharType="end"/>
            </w:r>
            <w:r w:rsidR="00C61419" w:rsidRPr="0084525E">
              <w:rPr>
                <w:rStyle w:val="Hyperlink"/>
                <w:noProof/>
              </w:rPr>
              <w:fldChar w:fldCharType="end"/>
            </w:r>
          </w:ins>
        </w:p>
        <w:p w14:paraId="18D1F0FE" w14:textId="4C2A3B95" w:rsidR="00C61419" w:rsidRDefault="00C61419">
          <w:pPr>
            <w:pStyle w:val="Verzeichnis1"/>
            <w:tabs>
              <w:tab w:val="left" w:pos="440"/>
              <w:tab w:val="right" w:leader="dot" w:pos="9628"/>
            </w:tabs>
            <w:rPr>
              <w:ins w:id="32" w:author="Frick, Juergen" w:date="2019-08-29T17:03:00Z"/>
              <w:rFonts w:asciiTheme="minorHAnsi" w:eastAsiaTheme="minorEastAsia" w:hAnsiTheme="minorHAnsi" w:cstheme="minorBidi"/>
              <w:b w:val="0"/>
              <w:noProof/>
              <w:szCs w:val="22"/>
              <w:lang w:val="de-DE" w:eastAsia="de-DE"/>
            </w:rPr>
          </w:pPr>
          <w:ins w:id="33" w:author="Frick, Juergen" w:date="2019-08-29T17:03:00Z">
            <w:r w:rsidRPr="0084525E">
              <w:rPr>
                <w:rStyle w:val="Hyperlink"/>
                <w:noProof/>
              </w:rPr>
              <w:fldChar w:fldCharType="begin"/>
            </w:r>
            <w:r w:rsidRPr="0084525E">
              <w:rPr>
                <w:rStyle w:val="Hyperlink"/>
                <w:noProof/>
              </w:rPr>
              <w:instrText xml:space="preserve"> </w:instrText>
            </w:r>
            <w:r>
              <w:rPr>
                <w:noProof/>
              </w:rPr>
              <w:instrText>HYPERLINK \l "_Toc17990625"</w:instrText>
            </w:r>
            <w:r w:rsidRPr="0084525E">
              <w:rPr>
                <w:rStyle w:val="Hyperlink"/>
                <w:noProof/>
              </w:rPr>
              <w:instrText xml:space="preserve"> </w:instrText>
            </w:r>
            <w:r w:rsidRPr="0084525E">
              <w:rPr>
                <w:rStyle w:val="Hyperlink"/>
                <w:noProof/>
              </w:rPr>
            </w:r>
            <w:r w:rsidRPr="0084525E">
              <w:rPr>
                <w:rStyle w:val="Hyperlink"/>
                <w:noProof/>
              </w:rPr>
              <w:fldChar w:fldCharType="separate"/>
            </w:r>
            <w:r w:rsidRPr="0084525E">
              <w:rPr>
                <w:rStyle w:val="Hyperlink"/>
                <w:noProof/>
                <w:lang w:val="en-GB"/>
              </w:rPr>
              <w:t>2.</w:t>
            </w:r>
            <w:r>
              <w:rPr>
                <w:rFonts w:asciiTheme="minorHAnsi" w:eastAsiaTheme="minorEastAsia" w:hAnsiTheme="minorHAnsi" w:cstheme="minorBidi"/>
                <w:b w:val="0"/>
                <w:noProof/>
                <w:szCs w:val="22"/>
                <w:lang w:val="de-DE" w:eastAsia="de-DE"/>
              </w:rPr>
              <w:tab/>
            </w:r>
            <w:r w:rsidRPr="0084525E">
              <w:rPr>
                <w:rStyle w:val="Hyperlink"/>
                <w:noProof/>
                <w:lang w:val="en-GB"/>
              </w:rPr>
              <w:t>State of the Art</w:t>
            </w:r>
            <w:r>
              <w:rPr>
                <w:noProof/>
                <w:webHidden/>
              </w:rPr>
              <w:tab/>
            </w:r>
            <w:r>
              <w:rPr>
                <w:noProof/>
                <w:webHidden/>
              </w:rPr>
              <w:fldChar w:fldCharType="begin"/>
            </w:r>
            <w:r>
              <w:rPr>
                <w:noProof/>
                <w:webHidden/>
              </w:rPr>
              <w:instrText xml:space="preserve"> PAGEREF _Toc17990625 \h </w:instrText>
            </w:r>
            <w:r>
              <w:rPr>
                <w:noProof/>
                <w:webHidden/>
              </w:rPr>
            </w:r>
          </w:ins>
          <w:r>
            <w:rPr>
              <w:noProof/>
              <w:webHidden/>
            </w:rPr>
            <w:fldChar w:fldCharType="separate"/>
          </w:r>
          <w:ins w:id="34" w:author="Frick, Juergen" w:date="2019-08-29T17:03:00Z">
            <w:r>
              <w:rPr>
                <w:noProof/>
                <w:webHidden/>
              </w:rPr>
              <w:t>5</w:t>
            </w:r>
            <w:r>
              <w:rPr>
                <w:noProof/>
                <w:webHidden/>
              </w:rPr>
              <w:fldChar w:fldCharType="end"/>
            </w:r>
            <w:r w:rsidRPr="0084525E">
              <w:rPr>
                <w:rStyle w:val="Hyperlink"/>
                <w:noProof/>
              </w:rPr>
              <w:fldChar w:fldCharType="end"/>
            </w:r>
          </w:ins>
        </w:p>
        <w:p w14:paraId="49170822" w14:textId="3F1D6151" w:rsidR="00C61419" w:rsidRDefault="00C61419">
          <w:pPr>
            <w:pStyle w:val="Verzeichnis1"/>
            <w:tabs>
              <w:tab w:val="left" w:pos="440"/>
              <w:tab w:val="right" w:leader="dot" w:pos="9628"/>
            </w:tabs>
            <w:rPr>
              <w:ins w:id="35" w:author="Frick, Juergen" w:date="2019-08-29T17:03:00Z"/>
              <w:rFonts w:asciiTheme="minorHAnsi" w:eastAsiaTheme="minorEastAsia" w:hAnsiTheme="minorHAnsi" w:cstheme="minorBidi"/>
              <w:b w:val="0"/>
              <w:noProof/>
              <w:szCs w:val="22"/>
              <w:lang w:val="de-DE" w:eastAsia="de-DE"/>
            </w:rPr>
          </w:pPr>
          <w:ins w:id="36" w:author="Frick, Juergen" w:date="2019-08-29T17:03:00Z">
            <w:r w:rsidRPr="0084525E">
              <w:rPr>
                <w:rStyle w:val="Hyperlink"/>
                <w:noProof/>
              </w:rPr>
              <w:fldChar w:fldCharType="begin"/>
            </w:r>
            <w:r w:rsidRPr="0084525E">
              <w:rPr>
                <w:rStyle w:val="Hyperlink"/>
                <w:noProof/>
              </w:rPr>
              <w:instrText xml:space="preserve"> </w:instrText>
            </w:r>
            <w:r>
              <w:rPr>
                <w:noProof/>
              </w:rPr>
              <w:instrText>HYPERLINK \l "_Toc17990626"</w:instrText>
            </w:r>
            <w:r w:rsidRPr="0084525E">
              <w:rPr>
                <w:rStyle w:val="Hyperlink"/>
                <w:noProof/>
              </w:rPr>
              <w:instrText xml:space="preserve"> </w:instrText>
            </w:r>
            <w:r w:rsidRPr="0084525E">
              <w:rPr>
                <w:rStyle w:val="Hyperlink"/>
                <w:noProof/>
              </w:rPr>
            </w:r>
            <w:r w:rsidRPr="0084525E">
              <w:rPr>
                <w:rStyle w:val="Hyperlink"/>
                <w:noProof/>
              </w:rPr>
              <w:fldChar w:fldCharType="separate"/>
            </w:r>
            <w:r w:rsidRPr="0084525E">
              <w:rPr>
                <w:rStyle w:val="Hyperlink"/>
                <w:noProof/>
                <w:lang w:val="en-GB"/>
              </w:rPr>
              <w:t>3.</w:t>
            </w:r>
            <w:r>
              <w:rPr>
                <w:rFonts w:asciiTheme="minorHAnsi" w:eastAsiaTheme="minorEastAsia" w:hAnsiTheme="minorHAnsi" w:cstheme="minorBidi"/>
                <w:b w:val="0"/>
                <w:noProof/>
                <w:szCs w:val="22"/>
                <w:lang w:val="de-DE" w:eastAsia="de-DE"/>
              </w:rPr>
              <w:tab/>
            </w:r>
            <w:r w:rsidRPr="0084525E">
              <w:rPr>
                <w:rStyle w:val="Hyperlink"/>
                <w:noProof/>
                <w:lang w:val="en-GB"/>
              </w:rPr>
              <w:t>Numerical Analysis</w:t>
            </w:r>
            <w:r>
              <w:rPr>
                <w:noProof/>
                <w:webHidden/>
              </w:rPr>
              <w:tab/>
            </w:r>
            <w:r>
              <w:rPr>
                <w:noProof/>
                <w:webHidden/>
              </w:rPr>
              <w:fldChar w:fldCharType="begin"/>
            </w:r>
            <w:r>
              <w:rPr>
                <w:noProof/>
                <w:webHidden/>
              </w:rPr>
              <w:instrText xml:space="preserve"> PAGEREF _Toc17990626 \h </w:instrText>
            </w:r>
            <w:r>
              <w:rPr>
                <w:noProof/>
                <w:webHidden/>
              </w:rPr>
            </w:r>
          </w:ins>
          <w:r>
            <w:rPr>
              <w:noProof/>
              <w:webHidden/>
            </w:rPr>
            <w:fldChar w:fldCharType="separate"/>
          </w:r>
          <w:ins w:id="37" w:author="Frick, Juergen" w:date="2019-08-29T17:03:00Z">
            <w:r>
              <w:rPr>
                <w:noProof/>
                <w:webHidden/>
              </w:rPr>
              <w:t>5</w:t>
            </w:r>
            <w:r>
              <w:rPr>
                <w:noProof/>
                <w:webHidden/>
              </w:rPr>
              <w:fldChar w:fldCharType="end"/>
            </w:r>
            <w:r w:rsidRPr="0084525E">
              <w:rPr>
                <w:rStyle w:val="Hyperlink"/>
                <w:noProof/>
              </w:rPr>
              <w:fldChar w:fldCharType="end"/>
            </w:r>
          </w:ins>
        </w:p>
        <w:p w14:paraId="139FD240" w14:textId="37D7F66D" w:rsidR="00C61419" w:rsidRDefault="00C61419">
          <w:pPr>
            <w:pStyle w:val="Verzeichnis1"/>
            <w:tabs>
              <w:tab w:val="left" w:pos="440"/>
              <w:tab w:val="right" w:leader="dot" w:pos="9628"/>
            </w:tabs>
            <w:rPr>
              <w:ins w:id="38" w:author="Frick, Juergen" w:date="2019-08-29T17:03:00Z"/>
              <w:rFonts w:asciiTheme="minorHAnsi" w:eastAsiaTheme="minorEastAsia" w:hAnsiTheme="minorHAnsi" w:cstheme="minorBidi"/>
              <w:b w:val="0"/>
              <w:noProof/>
              <w:szCs w:val="22"/>
              <w:lang w:val="de-DE" w:eastAsia="de-DE"/>
            </w:rPr>
          </w:pPr>
          <w:ins w:id="39" w:author="Frick, Juergen" w:date="2019-08-29T17:03:00Z">
            <w:r w:rsidRPr="0084525E">
              <w:rPr>
                <w:rStyle w:val="Hyperlink"/>
                <w:noProof/>
              </w:rPr>
              <w:fldChar w:fldCharType="begin"/>
            </w:r>
            <w:r w:rsidRPr="0084525E">
              <w:rPr>
                <w:rStyle w:val="Hyperlink"/>
                <w:noProof/>
              </w:rPr>
              <w:instrText xml:space="preserve"> </w:instrText>
            </w:r>
            <w:r>
              <w:rPr>
                <w:noProof/>
              </w:rPr>
              <w:instrText>HYPERLINK \l "_Toc17990627"</w:instrText>
            </w:r>
            <w:r w:rsidRPr="0084525E">
              <w:rPr>
                <w:rStyle w:val="Hyperlink"/>
                <w:noProof/>
              </w:rPr>
              <w:instrText xml:space="preserve"> </w:instrText>
            </w:r>
            <w:r w:rsidRPr="0084525E">
              <w:rPr>
                <w:rStyle w:val="Hyperlink"/>
                <w:noProof/>
              </w:rPr>
            </w:r>
            <w:r w:rsidRPr="0084525E">
              <w:rPr>
                <w:rStyle w:val="Hyperlink"/>
                <w:noProof/>
              </w:rPr>
              <w:fldChar w:fldCharType="separate"/>
            </w:r>
            <w:r w:rsidRPr="0084525E">
              <w:rPr>
                <w:rStyle w:val="Hyperlink"/>
                <w:noProof/>
                <w:lang w:val="en-GB"/>
              </w:rPr>
              <w:t>4.</w:t>
            </w:r>
            <w:r>
              <w:rPr>
                <w:rFonts w:asciiTheme="minorHAnsi" w:eastAsiaTheme="minorEastAsia" w:hAnsiTheme="minorHAnsi" w:cstheme="minorBidi"/>
                <w:b w:val="0"/>
                <w:noProof/>
                <w:szCs w:val="22"/>
                <w:lang w:val="de-DE" w:eastAsia="de-DE"/>
              </w:rPr>
              <w:tab/>
            </w:r>
            <w:r w:rsidRPr="0084525E">
              <w:rPr>
                <w:rStyle w:val="Hyperlink"/>
                <w:noProof/>
                <w:lang w:val="en-GB"/>
              </w:rPr>
              <w:t>Conclusion</w:t>
            </w:r>
            <w:r>
              <w:rPr>
                <w:noProof/>
                <w:webHidden/>
              </w:rPr>
              <w:tab/>
            </w:r>
            <w:r>
              <w:rPr>
                <w:noProof/>
                <w:webHidden/>
              </w:rPr>
              <w:fldChar w:fldCharType="begin"/>
            </w:r>
            <w:r>
              <w:rPr>
                <w:noProof/>
                <w:webHidden/>
              </w:rPr>
              <w:instrText xml:space="preserve"> PAGEREF _Toc17990627 \h </w:instrText>
            </w:r>
            <w:r>
              <w:rPr>
                <w:noProof/>
                <w:webHidden/>
              </w:rPr>
            </w:r>
          </w:ins>
          <w:r>
            <w:rPr>
              <w:noProof/>
              <w:webHidden/>
            </w:rPr>
            <w:fldChar w:fldCharType="separate"/>
          </w:r>
          <w:ins w:id="40" w:author="Frick, Juergen" w:date="2019-08-29T17:03:00Z">
            <w:r>
              <w:rPr>
                <w:noProof/>
                <w:webHidden/>
              </w:rPr>
              <w:t>9</w:t>
            </w:r>
            <w:r>
              <w:rPr>
                <w:noProof/>
                <w:webHidden/>
              </w:rPr>
              <w:fldChar w:fldCharType="end"/>
            </w:r>
            <w:r w:rsidRPr="0084525E">
              <w:rPr>
                <w:rStyle w:val="Hyperlink"/>
                <w:noProof/>
              </w:rPr>
              <w:fldChar w:fldCharType="end"/>
            </w:r>
          </w:ins>
        </w:p>
        <w:p w14:paraId="7551A92E" w14:textId="2625185A" w:rsidR="00C61419" w:rsidRDefault="00C61419">
          <w:pPr>
            <w:pStyle w:val="Verzeichnis1"/>
            <w:tabs>
              <w:tab w:val="left" w:pos="440"/>
              <w:tab w:val="right" w:leader="dot" w:pos="9628"/>
            </w:tabs>
            <w:rPr>
              <w:ins w:id="41" w:author="Frick, Juergen" w:date="2019-08-29T17:03:00Z"/>
              <w:rFonts w:asciiTheme="minorHAnsi" w:eastAsiaTheme="minorEastAsia" w:hAnsiTheme="minorHAnsi" w:cstheme="minorBidi"/>
              <w:b w:val="0"/>
              <w:noProof/>
              <w:szCs w:val="22"/>
              <w:lang w:val="de-DE" w:eastAsia="de-DE"/>
            </w:rPr>
          </w:pPr>
          <w:ins w:id="42" w:author="Frick, Juergen" w:date="2019-08-29T17:03:00Z">
            <w:r w:rsidRPr="0084525E">
              <w:rPr>
                <w:rStyle w:val="Hyperlink"/>
                <w:noProof/>
              </w:rPr>
              <w:fldChar w:fldCharType="begin"/>
            </w:r>
            <w:r w:rsidRPr="0084525E">
              <w:rPr>
                <w:rStyle w:val="Hyperlink"/>
                <w:noProof/>
              </w:rPr>
              <w:instrText xml:space="preserve"> </w:instrText>
            </w:r>
            <w:r>
              <w:rPr>
                <w:noProof/>
              </w:rPr>
              <w:instrText>HYPERLINK \l "_Toc17990628"</w:instrText>
            </w:r>
            <w:r w:rsidRPr="0084525E">
              <w:rPr>
                <w:rStyle w:val="Hyperlink"/>
                <w:noProof/>
              </w:rPr>
              <w:instrText xml:space="preserve"> </w:instrText>
            </w:r>
            <w:r w:rsidRPr="0084525E">
              <w:rPr>
                <w:rStyle w:val="Hyperlink"/>
                <w:noProof/>
              </w:rPr>
            </w:r>
            <w:r w:rsidRPr="0084525E">
              <w:rPr>
                <w:rStyle w:val="Hyperlink"/>
                <w:noProof/>
              </w:rPr>
              <w:fldChar w:fldCharType="separate"/>
            </w:r>
            <w:r w:rsidRPr="0084525E">
              <w:rPr>
                <w:rStyle w:val="Hyperlink"/>
                <w:noProof/>
                <w:lang w:val="en-GB"/>
              </w:rPr>
              <w:t>5.</w:t>
            </w:r>
            <w:r>
              <w:rPr>
                <w:rFonts w:asciiTheme="minorHAnsi" w:eastAsiaTheme="minorEastAsia" w:hAnsiTheme="minorHAnsi" w:cstheme="minorBidi"/>
                <w:b w:val="0"/>
                <w:noProof/>
                <w:szCs w:val="22"/>
                <w:lang w:val="de-DE" w:eastAsia="de-DE"/>
              </w:rPr>
              <w:tab/>
            </w:r>
            <w:r w:rsidRPr="0084525E">
              <w:rPr>
                <w:rStyle w:val="Hyperlink"/>
                <w:noProof/>
                <w:lang w:val="en-GB"/>
              </w:rPr>
              <w:t>Annex</w:t>
            </w:r>
            <w:r>
              <w:rPr>
                <w:noProof/>
                <w:webHidden/>
              </w:rPr>
              <w:tab/>
            </w:r>
            <w:r>
              <w:rPr>
                <w:noProof/>
                <w:webHidden/>
              </w:rPr>
              <w:fldChar w:fldCharType="begin"/>
            </w:r>
            <w:r>
              <w:rPr>
                <w:noProof/>
                <w:webHidden/>
              </w:rPr>
              <w:instrText xml:space="preserve"> PAGEREF _Toc17990628 \h </w:instrText>
            </w:r>
            <w:r>
              <w:rPr>
                <w:noProof/>
                <w:webHidden/>
              </w:rPr>
            </w:r>
          </w:ins>
          <w:r>
            <w:rPr>
              <w:noProof/>
              <w:webHidden/>
            </w:rPr>
            <w:fldChar w:fldCharType="separate"/>
          </w:r>
          <w:ins w:id="43" w:author="Frick, Juergen" w:date="2019-08-29T17:03:00Z">
            <w:r>
              <w:rPr>
                <w:noProof/>
                <w:webHidden/>
              </w:rPr>
              <w:t>10</w:t>
            </w:r>
            <w:r>
              <w:rPr>
                <w:noProof/>
                <w:webHidden/>
              </w:rPr>
              <w:fldChar w:fldCharType="end"/>
            </w:r>
            <w:r w:rsidRPr="0084525E">
              <w:rPr>
                <w:rStyle w:val="Hyperlink"/>
                <w:noProof/>
              </w:rPr>
              <w:fldChar w:fldCharType="end"/>
            </w:r>
          </w:ins>
        </w:p>
        <w:p w14:paraId="58D431EF" w14:textId="320325DF" w:rsidR="00C61419" w:rsidRDefault="00C61419">
          <w:pPr>
            <w:pStyle w:val="Verzeichnis1"/>
            <w:tabs>
              <w:tab w:val="left" w:pos="440"/>
              <w:tab w:val="right" w:leader="dot" w:pos="9628"/>
            </w:tabs>
            <w:rPr>
              <w:ins w:id="44" w:author="Frick, Juergen" w:date="2019-08-29T17:03:00Z"/>
              <w:rFonts w:asciiTheme="minorHAnsi" w:eastAsiaTheme="minorEastAsia" w:hAnsiTheme="minorHAnsi" w:cstheme="minorBidi"/>
              <w:b w:val="0"/>
              <w:noProof/>
              <w:szCs w:val="22"/>
              <w:lang w:val="de-DE" w:eastAsia="de-DE"/>
            </w:rPr>
          </w:pPr>
          <w:ins w:id="45" w:author="Frick, Juergen" w:date="2019-08-29T17:03:00Z">
            <w:r w:rsidRPr="0084525E">
              <w:rPr>
                <w:rStyle w:val="Hyperlink"/>
                <w:noProof/>
              </w:rPr>
              <w:fldChar w:fldCharType="begin"/>
            </w:r>
            <w:r w:rsidRPr="0084525E">
              <w:rPr>
                <w:rStyle w:val="Hyperlink"/>
                <w:noProof/>
              </w:rPr>
              <w:instrText xml:space="preserve"> </w:instrText>
            </w:r>
            <w:r>
              <w:rPr>
                <w:noProof/>
              </w:rPr>
              <w:instrText>HYPERLINK \l "_Toc17990629"</w:instrText>
            </w:r>
            <w:r w:rsidRPr="0084525E">
              <w:rPr>
                <w:rStyle w:val="Hyperlink"/>
                <w:noProof/>
              </w:rPr>
              <w:instrText xml:space="preserve"> </w:instrText>
            </w:r>
            <w:r w:rsidRPr="0084525E">
              <w:rPr>
                <w:rStyle w:val="Hyperlink"/>
                <w:noProof/>
              </w:rPr>
            </w:r>
            <w:r w:rsidRPr="0084525E">
              <w:rPr>
                <w:rStyle w:val="Hyperlink"/>
                <w:noProof/>
              </w:rPr>
              <w:fldChar w:fldCharType="separate"/>
            </w:r>
            <w:r w:rsidRPr="0084525E">
              <w:rPr>
                <w:rStyle w:val="Hyperlink"/>
                <w:noProof/>
                <w:lang w:val="en-GB"/>
              </w:rPr>
              <w:t>6.</w:t>
            </w:r>
            <w:r>
              <w:rPr>
                <w:rFonts w:asciiTheme="minorHAnsi" w:eastAsiaTheme="minorEastAsia" w:hAnsiTheme="minorHAnsi" w:cstheme="minorBidi"/>
                <w:b w:val="0"/>
                <w:noProof/>
                <w:szCs w:val="22"/>
                <w:lang w:val="de-DE" w:eastAsia="de-DE"/>
              </w:rPr>
              <w:tab/>
            </w:r>
            <w:r w:rsidRPr="0084525E">
              <w:rPr>
                <w:rStyle w:val="Hyperlink"/>
                <w:noProof/>
                <w:lang w:val="en-GB"/>
              </w:rPr>
              <w:t>Reference</w:t>
            </w:r>
            <w:r>
              <w:rPr>
                <w:noProof/>
                <w:webHidden/>
              </w:rPr>
              <w:tab/>
            </w:r>
            <w:r>
              <w:rPr>
                <w:noProof/>
                <w:webHidden/>
              </w:rPr>
              <w:fldChar w:fldCharType="begin"/>
            </w:r>
            <w:r>
              <w:rPr>
                <w:noProof/>
                <w:webHidden/>
              </w:rPr>
              <w:instrText xml:space="preserve"> PAGEREF _Toc17990629 \h </w:instrText>
            </w:r>
            <w:r>
              <w:rPr>
                <w:noProof/>
                <w:webHidden/>
              </w:rPr>
            </w:r>
          </w:ins>
          <w:r>
            <w:rPr>
              <w:noProof/>
              <w:webHidden/>
            </w:rPr>
            <w:fldChar w:fldCharType="separate"/>
          </w:r>
          <w:ins w:id="46" w:author="Frick, Juergen" w:date="2019-08-29T17:03:00Z">
            <w:r>
              <w:rPr>
                <w:noProof/>
                <w:webHidden/>
              </w:rPr>
              <w:t>29</w:t>
            </w:r>
            <w:r>
              <w:rPr>
                <w:noProof/>
                <w:webHidden/>
              </w:rPr>
              <w:fldChar w:fldCharType="end"/>
            </w:r>
            <w:r w:rsidRPr="0084525E">
              <w:rPr>
                <w:rStyle w:val="Hyperlink"/>
                <w:noProof/>
              </w:rPr>
              <w:fldChar w:fldCharType="end"/>
            </w:r>
          </w:ins>
        </w:p>
        <w:p w14:paraId="26E0EDD9" w14:textId="0154937E" w:rsidR="00312B13" w:rsidRPr="00C61419" w:rsidRDefault="00312B13" w:rsidP="00312B13">
          <w:pPr>
            <w:rPr>
              <w:lang w:val="en-GB"/>
            </w:rPr>
          </w:pPr>
          <w:r w:rsidRPr="00C61419">
            <w:rPr>
              <w:b/>
              <w:bCs/>
              <w:lang w:val="en-GB"/>
            </w:rPr>
            <w:fldChar w:fldCharType="end"/>
          </w:r>
        </w:p>
      </w:sdtContent>
    </w:sdt>
    <w:p w14:paraId="250968ED" w14:textId="77777777" w:rsidR="00312B13" w:rsidRPr="00C61419" w:rsidRDefault="00312B13">
      <w:pPr>
        <w:spacing w:before="0" w:after="0"/>
        <w:jc w:val="left"/>
        <w:rPr>
          <w:b/>
          <w:color w:val="1F497D" w:themeColor="text2"/>
          <w:sz w:val="28"/>
          <w:szCs w:val="28"/>
          <w:lang w:val="en-GB"/>
        </w:rPr>
      </w:pPr>
      <w:r w:rsidRPr="00C61419">
        <w:rPr>
          <w:lang w:val="en-GB"/>
        </w:rPr>
        <w:br w:type="page"/>
      </w:r>
    </w:p>
    <w:p w14:paraId="049CEF1C" w14:textId="2070DE35" w:rsidR="0033022F" w:rsidRPr="00C61419" w:rsidRDefault="0033022F" w:rsidP="000D09AC">
      <w:pPr>
        <w:pStyle w:val="AI4EUHeader1"/>
        <w:numPr>
          <w:ilvl w:val="0"/>
          <w:numId w:val="8"/>
        </w:numPr>
        <w:outlineLvl w:val="0"/>
        <w:rPr>
          <w:lang w:val="en-GB"/>
        </w:rPr>
      </w:pPr>
      <w:bookmarkStart w:id="47" w:name="_Toc17990624"/>
      <w:r w:rsidRPr="00C61419">
        <w:rPr>
          <w:lang w:val="en-GB"/>
        </w:rPr>
        <w:lastRenderedPageBreak/>
        <w:t>Introduction</w:t>
      </w:r>
      <w:bookmarkEnd w:id="47"/>
    </w:p>
    <w:p w14:paraId="6348E9DD" w14:textId="77777777" w:rsidR="00784259" w:rsidRPr="00C61419" w:rsidRDefault="00D67681" w:rsidP="00784259">
      <w:pPr>
        <w:rPr>
          <w:lang w:val="en-GB"/>
        </w:rPr>
      </w:pPr>
      <w:r w:rsidRPr="00C61419">
        <w:rPr>
          <w:lang w:val="en-GB"/>
        </w:rPr>
        <w:t>T</w:t>
      </w:r>
      <w:r w:rsidR="0033022F" w:rsidRPr="00C61419">
        <w:rPr>
          <w:lang w:val="en-GB"/>
        </w:rPr>
        <w:t xml:space="preserve">he objective of the deliverable </w:t>
      </w:r>
      <w:r w:rsidRPr="00C61419">
        <w:rPr>
          <w:lang w:val="en-GB"/>
        </w:rPr>
        <w:t>is the description of the set of multi-physical numerical models</w:t>
      </w:r>
      <w:r w:rsidR="0033022F" w:rsidRPr="00C61419">
        <w:rPr>
          <w:lang w:val="en-GB"/>
        </w:rPr>
        <w:t>.</w:t>
      </w:r>
      <w:r w:rsidR="00784259" w:rsidRPr="00C61419">
        <w:rPr>
          <w:lang w:val="en-GB"/>
        </w:rPr>
        <w:t xml:space="preserve"> </w:t>
      </w:r>
      <w:proofErr w:type="spellStart"/>
      <w:r w:rsidR="00783A02" w:rsidRPr="00C61419">
        <w:rPr>
          <w:lang w:val="en-GB"/>
        </w:rPr>
        <w:t>SensMat</w:t>
      </w:r>
      <w:proofErr w:type="spellEnd"/>
      <w:r w:rsidR="00783A02" w:rsidRPr="00C61419">
        <w:rPr>
          <w:lang w:val="en-GB"/>
        </w:rPr>
        <w:t xml:space="preserve"> project introduce</w:t>
      </w:r>
      <w:r w:rsidR="006F48CE" w:rsidRPr="00C61419">
        <w:rPr>
          <w:lang w:val="en-GB"/>
        </w:rPr>
        <w:t>s</w:t>
      </w:r>
      <w:r w:rsidR="00783A02" w:rsidRPr="00C61419">
        <w:rPr>
          <w:lang w:val="en-GB"/>
        </w:rPr>
        <w:t xml:space="preserve"> t</w:t>
      </w:r>
      <w:r w:rsidR="000B14CE" w:rsidRPr="00C61419">
        <w:rPr>
          <w:lang w:val="en-GB"/>
        </w:rPr>
        <w:t xml:space="preserve">he </w:t>
      </w:r>
      <w:r w:rsidR="00783A02" w:rsidRPr="00C61419">
        <w:rPr>
          <w:lang w:val="en-GB"/>
        </w:rPr>
        <w:t xml:space="preserve">deliverable </w:t>
      </w:r>
      <w:r w:rsidR="000B14CE" w:rsidRPr="00C61419">
        <w:rPr>
          <w:lang w:val="en-GB"/>
        </w:rPr>
        <w:t>D.</w:t>
      </w:r>
      <w:r w:rsidR="00783A02" w:rsidRPr="00C61419">
        <w:rPr>
          <w:lang w:val="en-GB"/>
        </w:rPr>
        <w:t>3.</w:t>
      </w:r>
      <w:r w:rsidR="006F48CE" w:rsidRPr="00C61419">
        <w:rPr>
          <w:lang w:val="en-GB"/>
        </w:rPr>
        <w:t>3</w:t>
      </w:r>
      <w:r w:rsidR="00783A02" w:rsidRPr="00C61419">
        <w:rPr>
          <w:lang w:val="en-GB"/>
        </w:rPr>
        <w:t xml:space="preserve"> to generate</w:t>
      </w:r>
      <w:r w:rsidR="00821E1C" w:rsidRPr="00C61419">
        <w:rPr>
          <w:lang w:val="en-GB"/>
        </w:rPr>
        <w:t>,</w:t>
      </w:r>
      <w:r w:rsidR="00783A02" w:rsidRPr="00C61419">
        <w:rPr>
          <w:lang w:val="en-GB"/>
        </w:rPr>
        <w:t xml:space="preserve"> for all used environmental models</w:t>
      </w:r>
      <w:r w:rsidR="00821E1C" w:rsidRPr="00C61419">
        <w:rPr>
          <w:lang w:val="en-GB"/>
        </w:rPr>
        <w:t>,</w:t>
      </w:r>
      <w:r w:rsidR="00783A02" w:rsidRPr="00C61419">
        <w:rPr>
          <w:lang w:val="en-GB"/>
        </w:rPr>
        <w:t xml:space="preserve"> corresponding MODA </w:t>
      </w:r>
      <w:r w:rsidR="000B14CE" w:rsidRPr="00C61419">
        <w:rPr>
          <w:lang w:val="en-GB"/>
        </w:rPr>
        <w:t>sheets, which</w:t>
      </w:r>
      <w:r w:rsidR="00783A02" w:rsidRPr="00C61419">
        <w:rPr>
          <w:lang w:val="en-GB"/>
        </w:rPr>
        <w:t xml:space="preserve"> </w:t>
      </w:r>
      <w:proofErr w:type="gramStart"/>
      <w:r w:rsidR="00783A02" w:rsidRPr="00C61419">
        <w:rPr>
          <w:lang w:val="en-GB"/>
        </w:rPr>
        <w:t>will be uploaded</w:t>
      </w:r>
      <w:proofErr w:type="gramEnd"/>
      <w:r w:rsidR="00783A02" w:rsidRPr="00C61419">
        <w:rPr>
          <w:lang w:val="en-GB"/>
        </w:rPr>
        <w:t xml:space="preserve"> </w:t>
      </w:r>
      <w:r w:rsidR="00F57FF8" w:rsidRPr="00C61419">
        <w:rPr>
          <w:lang w:val="en-GB"/>
        </w:rPr>
        <w:t>to</w:t>
      </w:r>
      <w:r w:rsidR="00783A02" w:rsidRPr="00C61419">
        <w:rPr>
          <w:lang w:val="en-GB"/>
        </w:rPr>
        <w:t xml:space="preserve"> the EMMC cluster portal.</w:t>
      </w:r>
    </w:p>
    <w:p w14:paraId="4AED600E" w14:textId="2AC42DC5" w:rsidR="00784259" w:rsidRPr="00C61419" w:rsidRDefault="00784259" w:rsidP="00784259">
      <w:pPr>
        <w:rPr>
          <w:lang w:val="en-GB"/>
        </w:rPr>
      </w:pPr>
      <w:r w:rsidRPr="00C61419">
        <w:rPr>
          <w:lang w:val="en-GB"/>
        </w:rPr>
        <w:t>In the frame</w:t>
      </w:r>
      <w:r w:rsidR="00906404" w:rsidRPr="00C61419">
        <w:rPr>
          <w:lang w:val="en-GB"/>
        </w:rPr>
        <w:t>work of the</w:t>
      </w:r>
      <w:r w:rsidRPr="00C61419">
        <w:rPr>
          <w:lang w:val="en-GB"/>
        </w:rPr>
        <w:t xml:space="preserve"> project, </w:t>
      </w:r>
      <w:proofErr w:type="spellStart"/>
      <w:r w:rsidRPr="00C61419">
        <w:rPr>
          <w:lang w:val="en-GB"/>
        </w:rPr>
        <w:t>EnergyPlus</w:t>
      </w:r>
      <w:proofErr w:type="spellEnd"/>
      <w:r w:rsidRPr="00C61419">
        <w:rPr>
          <w:lang w:val="en-GB"/>
        </w:rPr>
        <w:t xml:space="preserve"> </w:t>
      </w:r>
      <w:proofErr w:type="gramStart"/>
      <w:r w:rsidRPr="00C61419">
        <w:rPr>
          <w:lang w:val="en-GB"/>
        </w:rPr>
        <w:t>is used</w:t>
      </w:r>
      <w:proofErr w:type="gramEnd"/>
      <w:r w:rsidRPr="00C61419">
        <w:rPr>
          <w:lang w:val="en-GB"/>
        </w:rPr>
        <w:t xml:space="preserve"> by IUAV to simulate the behaviour of the HVAC system and building envelope under specified boundary conditions in terms of weather, building use, occupation density and HVAC system type and control strategy. In particular, the resulting hourly values of air and surface temperatures, as well as air humidity and HVAC system capacities </w:t>
      </w:r>
      <w:proofErr w:type="gramStart"/>
      <w:r w:rsidR="00906404" w:rsidRPr="00C61419">
        <w:rPr>
          <w:lang w:val="en-GB"/>
        </w:rPr>
        <w:t xml:space="preserve">are </w:t>
      </w:r>
      <w:r w:rsidRPr="00C61419">
        <w:rPr>
          <w:lang w:val="en-GB"/>
        </w:rPr>
        <w:t>used</w:t>
      </w:r>
      <w:proofErr w:type="gramEnd"/>
      <w:r w:rsidRPr="00C61419">
        <w:rPr>
          <w:lang w:val="en-GB"/>
        </w:rPr>
        <w:t xml:space="preserve"> to set the boundary conditions for concurrent CFD (Computational Fluid Dynamics) analysis developed by CETMA. In particular, three typical days will be considered in this analysis: winter design day, summer design day, </w:t>
      </w:r>
      <w:proofErr w:type="gramStart"/>
      <w:r w:rsidRPr="00C61419">
        <w:rPr>
          <w:lang w:val="en-GB"/>
        </w:rPr>
        <w:t>typical</w:t>
      </w:r>
      <w:proofErr w:type="gramEnd"/>
      <w:r w:rsidRPr="00C61419">
        <w:rPr>
          <w:lang w:val="en-GB"/>
        </w:rPr>
        <w:t xml:space="preserve"> half-season day. Consequently, the CFD simulation software will exploit the daily profile of boundary conditions provided by </w:t>
      </w:r>
      <w:proofErr w:type="spellStart"/>
      <w:r w:rsidRPr="00C61419">
        <w:rPr>
          <w:lang w:val="en-GB"/>
        </w:rPr>
        <w:t>EnergyPlus</w:t>
      </w:r>
      <w:proofErr w:type="spellEnd"/>
      <w:r w:rsidRPr="00C61419">
        <w:rPr>
          <w:lang w:val="en-GB"/>
        </w:rPr>
        <w:t>, in order to ca</w:t>
      </w:r>
      <w:r w:rsidR="00906404" w:rsidRPr="00C61419">
        <w:rPr>
          <w:lang w:val="en-GB"/>
        </w:rPr>
        <w:t xml:space="preserve">lculate in detail </w:t>
      </w:r>
      <w:proofErr w:type="gramStart"/>
      <w:r w:rsidR="00906404" w:rsidRPr="00C61419">
        <w:rPr>
          <w:lang w:val="en-GB"/>
        </w:rPr>
        <w:t>air flows</w:t>
      </w:r>
      <w:proofErr w:type="gramEnd"/>
      <w:r w:rsidR="00906404" w:rsidRPr="00C61419">
        <w:rPr>
          <w:lang w:val="en-GB"/>
        </w:rPr>
        <w:t xml:space="preserve">, </w:t>
      </w:r>
      <w:r w:rsidRPr="00C61419">
        <w:rPr>
          <w:lang w:val="en-GB"/>
        </w:rPr>
        <w:t>stratification and cons</w:t>
      </w:r>
      <w:r w:rsidR="00906404" w:rsidRPr="00C61419">
        <w:rPr>
          <w:lang w:val="en-GB"/>
        </w:rPr>
        <w:t>equent temperature and humidity</w:t>
      </w:r>
      <w:r w:rsidRPr="00C61419">
        <w:rPr>
          <w:lang w:val="en-GB"/>
        </w:rPr>
        <w:t xml:space="preserve"> in any place of the room, and define the boundary conditions for consequent material analyses aimed at the prediction of actual solicitations on </w:t>
      </w:r>
      <w:r w:rsidR="00906404" w:rsidRPr="00C61419">
        <w:rPr>
          <w:lang w:val="en-GB"/>
        </w:rPr>
        <w:t xml:space="preserve">the </w:t>
      </w:r>
      <w:r w:rsidRPr="00C61419">
        <w:rPr>
          <w:lang w:val="en-GB"/>
        </w:rPr>
        <w:t>materials.</w:t>
      </w:r>
    </w:p>
    <w:p w14:paraId="137C2036" w14:textId="04439CA0" w:rsidR="00784259" w:rsidRPr="00C61419" w:rsidRDefault="00784259" w:rsidP="00784259">
      <w:pPr>
        <w:rPr>
          <w:lang w:val="en-GB"/>
        </w:rPr>
      </w:pPr>
      <w:r w:rsidRPr="00C61419">
        <w:rPr>
          <w:lang w:val="en-GB"/>
        </w:rPr>
        <w:t>The goal of CETMA activities in Task 3.3 «</w:t>
      </w:r>
      <w:r w:rsidRPr="00C61419">
        <w:rPr>
          <w:i/>
          <w:lang w:val="en-GB"/>
        </w:rPr>
        <w:t>Multi-physical environmental Simulations of CH Exhibition Impacts</w:t>
      </w:r>
      <w:r w:rsidRPr="00C61419">
        <w:rPr>
          <w:lang w:val="en-GB"/>
        </w:rPr>
        <w:t xml:space="preserve">» is to analyse the impact of different elements (HVAC system operating conditions, solar radiation, building structure, visitors’ presence) in terms of temperature, humidity and air velocity in every point of an indoor exhibition context. The Computational Fluid Dynamics (CFD) techniques </w:t>
      </w:r>
      <w:proofErr w:type="gramStart"/>
      <w:r w:rsidRPr="00C61419">
        <w:rPr>
          <w:lang w:val="en-GB"/>
        </w:rPr>
        <w:t>can be properly used</w:t>
      </w:r>
      <w:proofErr w:type="gramEnd"/>
      <w:r w:rsidRPr="00C61419">
        <w:rPr>
          <w:lang w:val="en-GB"/>
        </w:rPr>
        <w:t xml:space="preserve"> in order to evaluate the spatial uniformity of microclimatic parameters, such as the contaminant distribution inside indoor spaces </w:t>
      </w:r>
      <w:r w:rsidRPr="00C61419">
        <w:rPr>
          <w:lang w:val="en-GB"/>
        </w:rPr>
        <w:fldChar w:fldCharType="begin"/>
      </w:r>
      <w:r w:rsidRPr="00C61419">
        <w:rPr>
          <w:lang w:val="en-GB"/>
        </w:rPr>
        <w:instrText xml:space="preserve"> REF _Ref15459892 \r \h </w:instrText>
      </w:r>
      <w:r w:rsidRPr="00C61419">
        <w:rPr>
          <w:lang w:val="en-GB"/>
        </w:rPr>
      </w:r>
      <w:r w:rsidRPr="00C61419">
        <w:rPr>
          <w:lang w:val="en-GB"/>
        </w:rPr>
        <w:fldChar w:fldCharType="separate"/>
      </w:r>
      <w:r w:rsidRPr="00C61419">
        <w:rPr>
          <w:lang w:val="en-GB"/>
        </w:rPr>
        <w:t>[4]</w:t>
      </w:r>
      <w:r w:rsidRPr="00C61419">
        <w:rPr>
          <w:lang w:val="en-GB"/>
        </w:rPr>
        <w:fldChar w:fldCharType="end"/>
      </w:r>
      <w:r w:rsidRPr="00C61419">
        <w:rPr>
          <w:lang w:val="en-GB"/>
        </w:rPr>
        <w:t xml:space="preserve"> and to study the indoor airflow induced by mechanical ventilation and air-conditioning systems. In literature, there are many examples of using CFD software </w:t>
      </w:r>
      <w:proofErr w:type="spellStart"/>
      <w:r w:rsidRPr="00C61419">
        <w:rPr>
          <w:lang w:val="en-GB"/>
        </w:rPr>
        <w:t>Ansys</w:t>
      </w:r>
      <w:proofErr w:type="spellEnd"/>
      <w:r w:rsidRPr="00C61419">
        <w:rPr>
          <w:lang w:val="en-GB"/>
        </w:rPr>
        <w:t xml:space="preserve"> Fluent for simulating the airflow inside buildings </w:t>
      </w:r>
      <w:r w:rsidRPr="00C61419">
        <w:rPr>
          <w:lang w:val="en-GB"/>
        </w:rPr>
        <w:fldChar w:fldCharType="begin"/>
      </w:r>
      <w:r w:rsidRPr="00C61419">
        <w:rPr>
          <w:lang w:val="en-GB"/>
        </w:rPr>
        <w:instrText xml:space="preserve"> REF _Ref15566973 \r \h </w:instrText>
      </w:r>
      <w:r w:rsidRPr="00C61419">
        <w:rPr>
          <w:lang w:val="en-GB"/>
        </w:rPr>
      </w:r>
      <w:r w:rsidRPr="00C61419">
        <w:rPr>
          <w:lang w:val="en-GB"/>
        </w:rPr>
        <w:fldChar w:fldCharType="separate"/>
      </w:r>
      <w:r w:rsidRPr="00C61419">
        <w:rPr>
          <w:lang w:val="en-GB"/>
        </w:rPr>
        <w:t>[5</w:t>
      </w:r>
      <w:proofErr w:type="gramStart"/>
      <w:r w:rsidRPr="00C61419">
        <w:rPr>
          <w:lang w:val="en-GB"/>
        </w:rPr>
        <w:t>]</w:t>
      </w:r>
      <w:proofErr w:type="gramEnd"/>
      <w:r w:rsidRPr="00C61419">
        <w:rPr>
          <w:lang w:val="en-GB"/>
        </w:rPr>
        <w:fldChar w:fldCharType="end"/>
      </w:r>
      <w:r w:rsidRPr="00C61419">
        <w:rPr>
          <w:lang w:val="en-GB"/>
        </w:rPr>
        <w:fldChar w:fldCharType="begin"/>
      </w:r>
      <w:r w:rsidRPr="00C61419">
        <w:rPr>
          <w:lang w:val="en-GB"/>
        </w:rPr>
        <w:instrText xml:space="preserve"> REF _Ref17794012 \r \h </w:instrText>
      </w:r>
      <w:r w:rsidRPr="00C61419">
        <w:rPr>
          <w:lang w:val="en-GB"/>
        </w:rPr>
      </w:r>
      <w:r w:rsidRPr="00C61419">
        <w:rPr>
          <w:lang w:val="en-GB"/>
        </w:rPr>
        <w:fldChar w:fldCharType="separate"/>
      </w:r>
      <w:r w:rsidRPr="00C61419">
        <w:rPr>
          <w:lang w:val="en-GB"/>
        </w:rPr>
        <w:t>[6]</w:t>
      </w:r>
      <w:r w:rsidRPr="00C61419">
        <w:rPr>
          <w:lang w:val="en-GB"/>
        </w:rPr>
        <w:fldChar w:fldCharType="end"/>
      </w:r>
      <w:r w:rsidRPr="00C61419">
        <w:rPr>
          <w:lang w:val="en-GB"/>
        </w:rPr>
        <w:t xml:space="preserve"> or the impact of relative humidity </w:t>
      </w:r>
      <w:r w:rsidRPr="00C61419">
        <w:rPr>
          <w:lang w:val="en-GB"/>
        </w:rPr>
        <w:fldChar w:fldCharType="begin"/>
      </w:r>
      <w:r w:rsidRPr="00C61419">
        <w:rPr>
          <w:lang w:val="en-GB"/>
        </w:rPr>
        <w:instrText xml:space="preserve"> REF _Ref17794022 \r \h </w:instrText>
      </w:r>
      <w:r w:rsidRPr="00C61419">
        <w:rPr>
          <w:lang w:val="en-GB"/>
        </w:rPr>
      </w:r>
      <w:r w:rsidRPr="00C61419">
        <w:rPr>
          <w:lang w:val="en-GB"/>
        </w:rPr>
        <w:fldChar w:fldCharType="separate"/>
      </w:r>
      <w:r w:rsidRPr="00C61419">
        <w:rPr>
          <w:lang w:val="en-GB"/>
        </w:rPr>
        <w:t>[7]</w:t>
      </w:r>
      <w:r w:rsidRPr="00C61419">
        <w:rPr>
          <w:lang w:val="en-GB"/>
        </w:rPr>
        <w:fldChar w:fldCharType="end"/>
      </w:r>
      <w:r w:rsidRPr="00C61419">
        <w:rPr>
          <w:lang w:val="en-GB"/>
        </w:rPr>
        <w:t>.</w:t>
      </w:r>
    </w:p>
    <w:p w14:paraId="6A02B60F" w14:textId="63381636" w:rsidR="00784259" w:rsidRPr="00C61419" w:rsidRDefault="00784259" w:rsidP="00784259">
      <w:pPr>
        <w:rPr>
          <w:lang w:val="en-GB"/>
        </w:rPr>
      </w:pPr>
      <w:r w:rsidRPr="00C61419">
        <w:rPr>
          <w:lang w:val="en-GB"/>
        </w:rPr>
        <w:t xml:space="preserve">The CFD analyses take into account the real </w:t>
      </w:r>
      <w:del w:id="48" w:author="Frick, Juergen" w:date="2019-08-29T16:58:00Z">
        <w:r w:rsidRPr="00C61419" w:rsidDel="00C61419">
          <w:rPr>
            <w:lang w:val="en-GB"/>
          </w:rPr>
          <w:delText xml:space="preserve">not </w:delText>
        </w:r>
      </w:del>
      <w:proofErr w:type="gramStart"/>
      <w:ins w:id="49" w:author="Frick, Juergen" w:date="2019-08-29T16:58:00Z">
        <w:r w:rsidR="00C61419" w:rsidRPr="00C61419">
          <w:rPr>
            <w:lang w:val="en-GB"/>
          </w:rPr>
          <w:t>no</w:t>
        </w:r>
        <w:r w:rsidR="00C61419">
          <w:rPr>
            <w:lang w:val="en-GB"/>
          </w:rPr>
          <w:t>n</w:t>
        </w:r>
        <w:r w:rsidR="00C61419" w:rsidRPr="00C61419">
          <w:rPr>
            <w:lang w:val="en-GB"/>
          </w:rPr>
          <w:t xml:space="preserve"> </w:t>
        </w:r>
      </w:ins>
      <w:r w:rsidRPr="00C61419">
        <w:rPr>
          <w:lang w:val="en-GB"/>
        </w:rPr>
        <w:t>uniform</w:t>
      </w:r>
      <w:proofErr w:type="gramEnd"/>
      <w:r w:rsidRPr="00C61419">
        <w:rPr>
          <w:lang w:val="en-GB"/>
        </w:rPr>
        <w:t xml:space="preserve"> spatial distribution of the indoor microclimatic parameters within the simulated exhibition room. It is necessary to know the main geometric and thermal characteristics of the exhibition room and the thermal–hygrometric design conditions. The best way to obtain these results is to integrate CFD simulations with Building Energy </w:t>
      </w:r>
      <w:r w:rsidR="00906404" w:rsidRPr="00C61419">
        <w:rPr>
          <w:lang w:val="en-GB"/>
        </w:rPr>
        <w:t xml:space="preserve">Performance Simulations (BEPS). </w:t>
      </w:r>
      <w:r w:rsidRPr="00C61419">
        <w:rPr>
          <w:lang w:val="en-GB"/>
        </w:rPr>
        <w:t xml:space="preserve">The energy simulation program provides building heating/cooling loads and interior surface temperatures of building envelope to CFD as boundary conditions, while CFD provides convective heat transfer coefficients and detailed room air temperature distributions </w:t>
      </w:r>
      <w:r w:rsidRPr="00C61419">
        <w:rPr>
          <w:lang w:val="en-GB"/>
        </w:rPr>
        <w:fldChar w:fldCharType="begin"/>
      </w:r>
      <w:r w:rsidRPr="00C61419">
        <w:rPr>
          <w:lang w:val="en-GB"/>
        </w:rPr>
        <w:instrText xml:space="preserve"> REF _Ref15566973 \r \h  \* MERGEFORMAT </w:instrText>
      </w:r>
      <w:r w:rsidRPr="00C61419">
        <w:rPr>
          <w:lang w:val="en-GB"/>
        </w:rPr>
      </w:r>
      <w:r w:rsidRPr="00C61419">
        <w:rPr>
          <w:lang w:val="en-GB"/>
        </w:rPr>
        <w:fldChar w:fldCharType="separate"/>
      </w:r>
      <w:r w:rsidRPr="00C61419">
        <w:rPr>
          <w:lang w:val="en-GB"/>
        </w:rPr>
        <w:t>[5]</w:t>
      </w:r>
      <w:r w:rsidRPr="00C61419">
        <w:rPr>
          <w:lang w:val="en-GB"/>
        </w:rPr>
        <w:fldChar w:fldCharType="end"/>
      </w:r>
      <w:r w:rsidRPr="00C61419">
        <w:rPr>
          <w:lang w:val="en-GB"/>
        </w:rPr>
        <w:t xml:space="preserve">. </w:t>
      </w:r>
      <w:proofErr w:type="gramStart"/>
      <w:r w:rsidRPr="00C61419">
        <w:rPr>
          <w:lang w:val="en-GB"/>
        </w:rPr>
        <w:t>CFD boundary conditions</w:t>
      </w:r>
      <w:r w:rsidR="00906404" w:rsidRPr="00C61419">
        <w:rPr>
          <w:lang w:val="en-GB"/>
        </w:rPr>
        <w:t>,</w:t>
      </w:r>
      <w:r w:rsidRPr="00C61419">
        <w:rPr>
          <w:lang w:val="en-GB"/>
        </w:rPr>
        <w:t xml:space="preserve"> as regards the energy flux through the room walls, </w:t>
      </w:r>
      <w:r w:rsidR="00906404" w:rsidRPr="00C61419">
        <w:rPr>
          <w:lang w:val="en-GB"/>
        </w:rPr>
        <w:t xml:space="preserve">the </w:t>
      </w:r>
      <w:r w:rsidRPr="00C61419">
        <w:rPr>
          <w:lang w:val="en-GB"/>
        </w:rPr>
        <w:t>volumetric airflow rate and the thermal–hygrometr</w:t>
      </w:r>
      <w:r w:rsidR="00906404" w:rsidRPr="00C61419">
        <w:rPr>
          <w:lang w:val="en-GB"/>
        </w:rPr>
        <w:t>ic conditions of the supply air</w:t>
      </w:r>
      <w:r w:rsidRPr="00C61419">
        <w:rPr>
          <w:lang w:val="en-GB"/>
        </w:rPr>
        <w:t xml:space="preserve"> are provided by the BEPS program</w:t>
      </w:r>
      <w:proofErr w:type="gramEnd"/>
      <w:r w:rsidRPr="00C61419">
        <w:rPr>
          <w:lang w:val="en-GB"/>
        </w:rPr>
        <w:t xml:space="preserve">. The results of building energy simulations </w:t>
      </w:r>
      <w:proofErr w:type="gramStart"/>
      <w:r w:rsidRPr="00C61419">
        <w:rPr>
          <w:lang w:val="en-GB"/>
        </w:rPr>
        <w:t>will be supplied</w:t>
      </w:r>
      <w:proofErr w:type="gramEnd"/>
      <w:r w:rsidRPr="00C61419">
        <w:rPr>
          <w:lang w:val="en-GB"/>
        </w:rPr>
        <w:t xml:space="preserve"> by IUAV. The numerical model is able to predict the thermal condition in every point of the analysed room and the humidity formation. </w:t>
      </w:r>
      <w:proofErr w:type="gramStart"/>
      <w:r w:rsidRPr="00C61419">
        <w:rPr>
          <w:lang w:val="en-GB"/>
        </w:rPr>
        <w:t>So</w:t>
      </w:r>
      <w:proofErr w:type="gramEnd"/>
      <w:r w:rsidRPr="00C61419">
        <w:rPr>
          <w:lang w:val="en-GB"/>
        </w:rPr>
        <w:t xml:space="preserve"> it will be possible to prevent critical conditions and avoid the damage to artworks.</w:t>
      </w:r>
    </w:p>
    <w:p w14:paraId="3A26E55D" w14:textId="106DB10E" w:rsidR="00784259" w:rsidRPr="00C61419" w:rsidRDefault="00784259" w:rsidP="00784259">
      <w:pPr>
        <w:rPr>
          <w:lang w:val="en-GB"/>
        </w:rPr>
      </w:pPr>
      <w:r w:rsidRPr="00C61419">
        <w:rPr>
          <w:lang w:val="en-GB"/>
        </w:rPr>
        <w:t>TUG-IES is covering in Task 3.3 (Multi-physical environmental Simulations of CH Exhibition Impacts) the simulations of dust formation and accumulation with appropriate spatial resolution. To achieve these results,</w:t>
      </w:r>
      <w:r w:rsidR="00906404" w:rsidRPr="00C61419">
        <w:rPr>
          <w:lang w:val="en-GB"/>
        </w:rPr>
        <w:t xml:space="preserve"> two different simulations </w:t>
      </w:r>
      <w:proofErr w:type="gramStart"/>
      <w:r w:rsidR="00906404" w:rsidRPr="00C61419">
        <w:rPr>
          <w:lang w:val="en-GB"/>
        </w:rPr>
        <w:t>are performed</w:t>
      </w:r>
      <w:proofErr w:type="gramEnd"/>
      <w:r w:rsidRPr="00C61419">
        <w:rPr>
          <w:lang w:val="en-GB"/>
        </w:rPr>
        <w:t>, whereby the second simulation is built on the results of the first simulation.</w:t>
      </w:r>
    </w:p>
    <w:p w14:paraId="0B598CBD" w14:textId="581EC63F" w:rsidR="00784259" w:rsidRPr="00C61419" w:rsidRDefault="00784259" w:rsidP="00784259">
      <w:pPr>
        <w:rPr>
          <w:lang w:val="en-GB"/>
        </w:rPr>
      </w:pPr>
      <w:r w:rsidRPr="00C61419">
        <w:rPr>
          <w:lang w:val="en-GB"/>
        </w:rPr>
        <w:t xml:space="preserve">In the </w:t>
      </w:r>
      <w:proofErr w:type="spellStart"/>
      <w:r w:rsidRPr="00C61419">
        <w:rPr>
          <w:lang w:val="en-GB"/>
        </w:rPr>
        <w:t>SensMat</w:t>
      </w:r>
      <w:proofErr w:type="spellEnd"/>
      <w:r w:rsidRPr="00C61419">
        <w:rPr>
          <w:lang w:val="en-GB"/>
        </w:rPr>
        <w:t xml:space="preserve"> project, the modelling results </w:t>
      </w:r>
      <w:proofErr w:type="gramStart"/>
      <w:r w:rsidRPr="00C61419">
        <w:rPr>
          <w:lang w:val="en-GB"/>
        </w:rPr>
        <w:t>are further handed over</w:t>
      </w:r>
      <w:proofErr w:type="gramEnd"/>
      <w:r w:rsidRPr="00C61419">
        <w:rPr>
          <w:lang w:val="en-GB"/>
        </w:rPr>
        <w:t xml:space="preserve"> to USTUTT for usage in the micro/</w:t>
      </w:r>
      <w:proofErr w:type="spellStart"/>
      <w:r w:rsidRPr="00C61419">
        <w:rPr>
          <w:lang w:val="en-GB"/>
        </w:rPr>
        <w:t>meso</w:t>
      </w:r>
      <w:proofErr w:type="spellEnd"/>
      <w:r w:rsidRPr="00C61419">
        <w:rPr>
          <w:lang w:val="en-GB"/>
        </w:rPr>
        <w:t xml:space="preserve">-scale deterioration models (Task 3.1). In addition, the results </w:t>
      </w:r>
      <w:proofErr w:type="gramStart"/>
      <w:r w:rsidRPr="00C61419">
        <w:rPr>
          <w:lang w:val="en-GB"/>
        </w:rPr>
        <w:t>can be compared</w:t>
      </w:r>
      <w:proofErr w:type="gramEnd"/>
      <w:r w:rsidRPr="00C61419">
        <w:rPr>
          <w:lang w:val="en-GB"/>
        </w:rPr>
        <w:t xml:space="preserve"> to the outcome of Task 7.1 (Museums characterization &amp; Diagnosis) to get a better insight into the deposition m</w:t>
      </w:r>
      <w:r w:rsidR="00906404" w:rsidRPr="00C61419">
        <w:rPr>
          <w:lang w:val="en-GB"/>
        </w:rPr>
        <w:t xml:space="preserve">echanisms in different museums. </w:t>
      </w:r>
      <w:r w:rsidRPr="00C61419">
        <w:rPr>
          <w:lang w:val="en-GB"/>
        </w:rPr>
        <w:t xml:space="preserve">The outcome of the simulations will enable the development of control strategies to minimize dust accumulation on sensitive surfaces. </w:t>
      </w:r>
      <w:proofErr w:type="gramStart"/>
      <w:r w:rsidRPr="00C61419">
        <w:rPr>
          <w:lang w:val="en-GB"/>
        </w:rPr>
        <w:t>Due to the fact that</w:t>
      </w:r>
      <w:proofErr w:type="gramEnd"/>
      <w:r w:rsidRPr="00C61419">
        <w:rPr>
          <w:lang w:val="en-GB"/>
        </w:rPr>
        <w:t xml:space="preserve"> the deposition of particulate matter reduces the value of CH objects due to interaction with the item or the requirement of frequent cleaning cycles according to </w:t>
      </w:r>
      <w:r w:rsidRPr="00C61419">
        <w:rPr>
          <w:lang w:val="en-GB"/>
        </w:rPr>
        <w:fldChar w:fldCharType="begin"/>
      </w:r>
      <w:r w:rsidRPr="00C61419">
        <w:rPr>
          <w:lang w:val="en-GB"/>
        </w:rPr>
        <w:instrText xml:space="preserve"> REF _Ref17879408 \r \h </w:instrText>
      </w:r>
      <w:r w:rsidRPr="00C61419">
        <w:rPr>
          <w:lang w:val="en-GB"/>
        </w:rPr>
      </w:r>
      <w:r w:rsidRPr="00C61419">
        <w:rPr>
          <w:lang w:val="en-GB"/>
        </w:rPr>
        <w:fldChar w:fldCharType="separate"/>
      </w:r>
      <w:r w:rsidRPr="00C61419">
        <w:rPr>
          <w:lang w:val="en-GB"/>
        </w:rPr>
        <w:t>[8]</w:t>
      </w:r>
      <w:r w:rsidRPr="00C61419">
        <w:rPr>
          <w:lang w:val="en-GB"/>
        </w:rPr>
        <w:fldChar w:fldCharType="end"/>
      </w:r>
      <w:r w:rsidRPr="00C61419">
        <w:rPr>
          <w:lang w:val="en-GB"/>
        </w:rPr>
        <w:t>, the results can have major impacts on further mitigation steps.</w:t>
      </w:r>
    </w:p>
    <w:p w14:paraId="78D598C8" w14:textId="72A15B0C" w:rsidR="00390337" w:rsidRPr="00C61419" w:rsidRDefault="002C7C1A" w:rsidP="00783A02">
      <w:pPr>
        <w:rPr>
          <w:lang w:val="en-GB"/>
        </w:rPr>
      </w:pPr>
      <w:r w:rsidRPr="00C61419">
        <w:rPr>
          <w:lang w:val="en-GB"/>
        </w:rPr>
        <w:lastRenderedPageBreak/>
        <w:t xml:space="preserve">The European Material Modelling Council (EMMC) will be a target audience for networking and sharing of data and results. SENSMAT models </w:t>
      </w:r>
      <w:proofErr w:type="gramStart"/>
      <w:r w:rsidRPr="00C61419">
        <w:rPr>
          <w:lang w:val="en-GB"/>
        </w:rPr>
        <w:t>will be placed</w:t>
      </w:r>
      <w:proofErr w:type="gramEnd"/>
      <w:r w:rsidRPr="00C61419">
        <w:rPr>
          <w:lang w:val="en-GB"/>
        </w:rPr>
        <w:t xml:space="preserve"> onto the future European Material Modelling Marketplace. This will facilitate</w:t>
      </w:r>
      <w:r w:rsidR="00F57FF8" w:rsidRPr="00C61419">
        <w:rPr>
          <w:lang w:val="en-GB"/>
        </w:rPr>
        <w:t xml:space="preserve"> the</w:t>
      </w:r>
      <w:r w:rsidRPr="00C61419">
        <w:rPr>
          <w:lang w:val="en-GB"/>
        </w:rPr>
        <w:t xml:space="preserve"> maintenance, support, curation of data</w:t>
      </w:r>
      <w:r w:rsidR="00F57FF8" w:rsidRPr="00C61419">
        <w:rPr>
          <w:lang w:val="en-GB"/>
        </w:rPr>
        <w:t>,</w:t>
      </w:r>
      <w:r w:rsidRPr="00C61419">
        <w:rPr>
          <w:lang w:val="en-GB"/>
        </w:rPr>
        <w:t xml:space="preserve"> exchange of </w:t>
      </w:r>
      <w:proofErr w:type="gramStart"/>
      <w:r w:rsidRPr="00C61419">
        <w:rPr>
          <w:lang w:val="en-GB"/>
        </w:rPr>
        <w:t>best-practices</w:t>
      </w:r>
      <w:proofErr w:type="gramEnd"/>
      <w:r w:rsidRPr="00C61419">
        <w:rPr>
          <w:lang w:val="en-GB"/>
        </w:rPr>
        <w:t xml:space="preserve">, sharing of trouble-shooting solutions and </w:t>
      </w:r>
      <w:r w:rsidR="00F57FF8" w:rsidRPr="00C61419">
        <w:rPr>
          <w:lang w:val="en-GB"/>
        </w:rPr>
        <w:t xml:space="preserve">it will </w:t>
      </w:r>
      <w:r w:rsidRPr="00C61419">
        <w:rPr>
          <w:lang w:val="en-GB"/>
        </w:rPr>
        <w:t>increase the visibility, accessibilit</w:t>
      </w:r>
      <w:r w:rsidR="00906404" w:rsidRPr="00C61419">
        <w:rPr>
          <w:lang w:val="en-GB"/>
        </w:rPr>
        <w:t xml:space="preserve">y and uptake of </w:t>
      </w:r>
      <w:proofErr w:type="spellStart"/>
      <w:r w:rsidR="00906404" w:rsidRPr="00C61419">
        <w:rPr>
          <w:lang w:val="en-GB"/>
        </w:rPr>
        <w:t>SensMat</w:t>
      </w:r>
      <w:proofErr w:type="spellEnd"/>
      <w:r w:rsidR="00906404" w:rsidRPr="00C61419">
        <w:rPr>
          <w:lang w:val="en-GB"/>
        </w:rPr>
        <w:t xml:space="preserve"> models.</w:t>
      </w:r>
    </w:p>
    <w:p w14:paraId="72AE3F16" w14:textId="77777777" w:rsidR="0033022F" w:rsidRPr="00C61419" w:rsidRDefault="0033022F" w:rsidP="00312B13">
      <w:pPr>
        <w:pStyle w:val="AI4EUHeader1"/>
        <w:outlineLvl w:val="0"/>
        <w:rPr>
          <w:lang w:val="en-GB"/>
        </w:rPr>
      </w:pPr>
      <w:bookmarkStart w:id="50" w:name="_Toc17990625"/>
      <w:r w:rsidRPr="00C61419">
        <w:rPr>
          <w:lang w:val="en-GB"/>
        </w:rPr>
        <w:t>State of the Art</w:t>
      </w:r>
      <w:bookmarkEnd w:id="50"/>
    </w:p>
    <w:p w14:paraId="0741F4E4" w14:textId="411B8E65" w:rsidR="0033022F" w:rsidRPr="00C61419" w:rsidRDefault="0060740F" w:rsidP="00BC49FF">
      <w:pPr>
        <w:rPr>
          <w:lang w:val="en-GB"/>
        </w:rPr>
      </w:pPr>
      <w:r w:rsidRPr="00C61419">
        <w:rPr>
          <w:lang w:val="en-GB"/>
        </w:rPr>
        <w:t xml:space="preserve">Preventive </w:t>
      </w:r>
      <w:r w:rsidR="00F57FF8" w:rsidRPr="00C61419">
        <w:rPr>
          <w:lang w:val="en-GB"/>
        </w:rPr>
        <w:t xml:space="preserve">Conservation (PC) </w:t>
      </w:r>
      <w:r w:rsidRPr="00C61419">
        <w:rPr>
          <w:lang w:val="en-GB"/>
        </w:rPr>
        <w:t xml:space="preserve">today is a complex activity that involves a very wide range of multidisciplinary skills and activities. The awareness of the influence of other environmental factors on the preservation of objects has shown that it is not enough to renovate a historic building or museum or a storage area to preserve objects. Moreover, the multiplicity of criteria and their numerous interconnections for PC management make the decision process even more complicated and thus the corresponding tools are expensive. In parallel, information technologies have made huge progress (ICT, </w:t>
      </w:r>
      <w:proofErr w:type="spellStart"/>
      <w:r w:rsidRPr="00C61419">
        <w:rPr>
          <w:lang w:val="en-GB"/>
        </w:rPr>
        <w:t>IoT</w:t>
      </w:r>
      <w:proofErr w:type="spellEnd"/>
      <w:r w:rsidRPr="00C61419">
        <w:rPr>
          <w:lang w:val="en-GB"/>
        </w:rPr>
        <w:t xml:space="preserve">, Web ...) and some innovations can be adapted </w:t>
      </w:r>
      <w:r w:rsidR="00997E3A" w:rsidRPr="00C61419">
        <w:rPr>
          <w:lang w:val="en-GB"/>
        </w:rPr>
        <w:t>for</w:t>
      </w:r>
      <w:r w:rsidRPr="00C61419">
        <w:rPr>
          <w:lang w:val="en-GB"/>
        </w:rPr>
        <w:t xml:space="preserve"> benefit o</w:t>
      </w:r>
      <w:r w:rsidR="00997E3A" w:rsidRPr="00C61419">
        <w:rPr>
          <w:lang w:val="en-GB"/>
        </w:rPr>
        <w:t>f</w:t>
      </w:r>
      <w:r w:rsidRPr="00C61419">
        <w:rPr>
          <w:lang w:val="en-GB"/>
        </w:rPr>
        <w:t xml:space="preserve"> the field PC domain (i.e. energy efficiency of buildings, knowledge management and capitalization, economic aspects, agile ICT ...). Therefore, the main target of </w:t>
      </w:r>
      <w:proofErr w:type="spellStart"/>
      <w:r w:rsidRPr="00C61419">
        <w:rPr>
          <w:lang w:val="en-GB"/>
        </w:rPr>
        <w:t>SensMat</w:t>
      </w:r>
      <w:proofErr w:type="spellEnd"/>
      <w:r w:rsidRPr="00C61419">
        <w:rPr>
          <w:lang w:val="en-GB"/>
        </w:rPr>
        <w:t xml:space="preserve"> project is to increase the offer with a sustainable and cost-innovative PC solutions (tools, methods, standards…) adapted to the global context of conservation, to the EU PC market needs (regional location and rules, legislation, practices) and taking into account museum’s priorities together with financial and human resources dimensions</w:t>
      </w:r>
      <w:r w:rsidR="0033022F" w:rsidRPr="00C61419">
        <w:rPr>
          <w:lang w:val="en-GB"/>
        </w:rPr>
        <w:t>.</w:t>
      </w:r>
    </w:p>
    <w:p w14:paraId="085C7173" w14:textId="29E0A493" w:rsidR="0033022F" w:rsidRPr="00C61419" w:rsidRDefault="00BD7FA9" w:rsidP="00312B13">
      <w:pPr>
        <w:pStyle w:val="AI4EUHeader1"/>
        <w:outlineLvl w:val="0"/>
        <w:rPr>
          <w:lang w:val="en-GB"/>
        </w:rPr>
      </w:pPr>
      <w:bookmarkStart w:id="51" w:name="_Toc17990626"/>
      <w:r w:rsidRPr="00C61419">
        <w:rPr>
          <w:lang w:val="en-GB"/>
        </w:rPr>
        <w:t xml:space="preserve">Numerical </w:t>
      </w:r>
      <w:r w:rsidR="0033022F" w:rsidRPr="00C61419">
        <w:rPr>
          <w:lang w:val="en-GB"/>
        </w:rPr>
        <w:t>Analysis</w:t>
      </w:r>
      <w:bookmarkEnd w:id="51"/>
    </w:p>
    <w:p w14:paraId="3EA2D134" w14:textId="4E80513E" w:rsidR="0019145E" w:rsidRPr="00C61419" w:rsidRDefault="0019145E" w:rsidP="00613BCB">
      <w:pPr>
        <w:pStyle w:val="AI4EUBullet1"/>
        <w:numPr>
          <w:ilvl w:val="0"/>
          <w:numId w:val="0"/>
        </w:numPr>
        <w:rPr>
          <w:lang w:val="en-GB"/>
        </w:rPr>
      </w:pPr>
      <w:r w:rsidRPr="00C61419">
        <w:rPr>
          <w:lang w:val="en-GB"/>
        </w:rPr>
        <w:t>In this task</w:t>
      </w:r>
      <w:r w:rsidR="00F57FF8" w:rsidRPr="00C61419">
        <w:rPr>
          <w:lang w:val="en-GB"/>
        </w:rPr>
        <w:t>,</w:t>
      </w:r>
      <w:r w:rsidRPr="00C61419">
        <w:rPr>
          <w:lang w:val="en-GB"/>
        </w:rPr>
        <w:t xml:space="preserve"> multi-physical numerical models </w:t>
      </w:r>
      <w:proofErr w:type="gramStart"/>
      <w:r w:rsidR="00401D47" w:rsidRPr="00C61419">
        <w:rPr>
          <w:lang w:val="en-GB"/>
        </w:rPr>
        <w:t>are</w:t>
      </w:r>
      <w:r w:rsidRPr="00C61419">
        <w:rPr>
          <w:lang w:val="en-GB"/>
        </w:rPr>
        <w:t xml:space="preserve"> developed</w:t>
      </w:r>
      <w:proofErr w:type="gramEnd"/>
      <w:r w:rsidRPr="00C61419">
        <w:rPr>
          <w:lang w:val="en-GB"/>
        </w:rPr>
        <w:t xml:space="preserve"> to </w:t>
      </w:r>
      <w:r w:rsidR="00401D47" w:rsidRPr="00C61419">
        <w:rPr>
          <w:lang w:val="en-GB"/>
        </w:rPr>
        <w:t>analyse</w:t>
      </w:r>
      <w:r w:rsidRPr="00C61419">
        <w:rPr>
          <w:lang w:val="en-GB"/>
        </w:rPr>
        <w:t xml:space="preserve"> the environment of </w:t>
      </w:r>
      <w:r w:rsidR="00F57FF8" w:rsidRPr="00C61419">
        <w:rPr>
          <w:lang w:val="en-GB"/>
        </w:rPr>
        <w:t xml:space="preserve">a </w:t>
      </w:r>
      <w:r w:rsidRPr="00C61419">
        <w:rPr>
          <w:lang w:val="en-GB"/>
        </w:rPr>
        <w:t>Culture Heritage exhibition r</w:t>
      </w:r>
      <w:r w:rsidR="00E04C81" w:rsidRPr="00C61419">
        <w:rPr>
          <w:lang w:val="en-GB"/>
        </w:rPr>
        <w:t>oom and the impact of external factors</w:t>
      </w:r>
      <w:r w:rsidRPr="00C61419">
        <w:rPr>
          <w:lang w:val="en-GB"/>
        </w:rPr>
        <w:t>.</w:t>
      </w:r>
    </w:p>
    <w:p w14:paraId="3C2F7DA9" w14:textId="59F14287" w:rsidR="00A055DC" w:rsidRPr="00C61419" w:rsidRDefault="00A055DC" w:rsidP="00613BCB">
      <w:pPr>
        <w:pStyle w:val="AI4EUBullet1"/>
        <w:numPr>
          <w:ilvl w:val="0"/>
          <w:numId w:val="0"/>
        </w:numPr>
        <w:rPr>
          <w:lang w:val="en-GB"/>
        </w:rPr>
      </w:pPr>
      <w:r w:rsidRPr="00C61419">
        <w:rPr>
          <w:lang w:val="en-GB"/>
        </w:rPr>
        <w:t>Below</w:t>
      </w:r>
      <w:r w:rsidR="00401D47" w:rsidRPr="00C61419">
        <w:rPr>
          <w:lang w:val="en-GB"/>
        </w:rPr>
        <w:t xml:space="preserve"> a description of </w:t>
      </w:r>
      <w:r w:rsidRPr="00C61419">
        <w:rPr>
          <w:lang w:val="en-GB"/>
        </w:rPr>
        <w:t>the numerical codes</w:t>
      </w:r>
      <w:r w:rsidR="00997E3A" w:rsidRPr="00C61419">
        <w:rPr>
          <w:lang w:val="en-GB"/>
        </w:rPr>
        <w:t xml:space="preserve">, </w:t>
      </w:r>
      <w:proofErr w:type="spellStart"/>
      <w:r w:rsidR="00997E3A" w:rsidRPr="00C61419">
        <w:rPr>
          <w:lang w:val="en-GB"/>
        </w:rPr>
        <w:t>EnergyPlus</w:t>
      </w:r>
      <w:proofErr w:type="spellEnd"/>
      <w:r w:rsidR="00997E3A" w:rsidRPr="00C61419">
        <w:rPr>
          <w:lang w:val="en-GB"/>
        </w:rPr>
        <w:t xml:space="preserve">, Fluent and </w:t>
      </w:r>
      <w:proofErr w:type="spellStart"/>
      <w:r w:rsidR="00997E3A" w:rsidRPr="00C61419">
        <w:rPr>
          <w:lang w:val="en-GB"/>
        </w:rPr>
        <w:t>Comsol</w:t>
      </w:r>
      <w:proofErr w:type="spellEnd"/>
      <w:r w:rsidR="00997E3A" w:rsidRPr="00C61419">
        <w:rPr>
          <w:lang w:val="en-GB"/>
        </w:rPr>
        <w:t>,</w:t>
      </w:r>
      <w:r w:rsidRPr="00C61419">
        <w:rPr>
          <w:lang w:val="en-GB"/>
        </w:rPr>
        <w:t xml:space="preserve"> used </w:t>
      </w:r>
      <w:r w:rsidR="00997E3A" w:rsidRPr="00C61419">
        <w:rPr>
          <w:lang w:val="en-GB"/>
        </w:rPr>
        <w:t>by</w:t>
      </w:r>
      <w:r w:rsidRPr="00C61419">
        <w:rPr>
          <w:lang w:val="en-GB"/>
        </w:rPr>
        <w:t xml:space="preserve"> each partner </w:t>
      </w:r>
      <w:r w:rsidR="0019145E" w:rsidRPr="00C61419">
        <w:rPr>
          <w:lang w:val="en-GB"/>
        </w:rPr>
        <w:t xml:space="preserve">and their </w:t>
      </w:r>
      <w:r w:rsidR="00E04C81" w:rsidRPr="00C61419">
        <w:rPr>
          <w:lang w:val="en-GB"/>
        </w:rPr>
        <w:t>application</w:t>
      </w:r>
      <w:r w:rsidR="0019145E" w:rsidRPr="00C61419">
        <w:rPr>
          <w:lang w:val="en-GB"/>
        </w:rPr>
        <w:t xml:space="preserve"> in the project.</w:t>
      </w:r>
    </w:p>
    <w:p w14:paraId="11E34EF0" w14:textId="77777777" w:rsidR="00A055DC" w:rsidRPr="00C61419" w:rsidRDefault="00A055DC" w:rsidP="00613BCB">
      <w:pPr>
        <w:pStyle w:val="AI4EUBullet1"/>
        <w:numPr>
          <w:ilvl w:val="0"/>
          <w:numId w:val="0"/>
        </w:numPr>
        <w:rPr>
          <w:lang w:val="en-GB"/>
        </w:rPr>
      </w:pPr>
    </w:p>
    <w:p w14:paraId="082098B5" w14:textId="2A2BB1B5" w:rsidR="00B536A9" w:rsidRPr="00C61419" w:rsidRDefault="00B536A9" w:rsidP="00B536A9">
      <w:pPr>
        <w:pStyle w:val="AI4EUHeader3"/>
      </w:pPr>
      <w:proofErr w:type="spellStart"/>
      <w:r w:rsidRPr="00C61419">
        <w:t>EnergyPlus</w:t>
      </w:r>
      <w:proofErr w:type="spellEnd"/>
      <w:r w:rsidRPr="00C61419">
        <w:t xml:space="preserve"> (IUAV):</w:t>
      </w:r>
    </w:p>
    <w:p w14:paraId="77A4AC68" w14:textId="001E44CC" w:rsidR="00B536A9" w:rsidRPr="00C61419" w:rsidRDefault="00B536A9" w:rsidP="00B536A9">
      <w:pPr>
        <w:spacing w:before="100" w:beforeAutospacing="1" w:after="100" w:afterAutospacing="1"/>
        <w:rPr>
          <w:lang w:val="en-GB"/>
        </w:rPr>
      </w:pPr>
      <w:proofErr w:type="spellStart"/>
      <w:r w:rsidRPr="00C61419">
        <w:rPr>
          <w:lang w:val="en-GB"/>
        </w:rPr>
        <w:t>EnergyPlus</w:t>
      </w:r>
      <w:proofErr w:type="spellEnd"/>
      <w:r w:rsidRPr="00C61419">
        <w:rPr>
          <w:lang w:val="en-GB"/>
        </w:rPr>
        <w:t xml:space="preserve"> (https://energyplus.net/) is probably the most acknowledged and tested software for building energy simulation. It </w:t>
      </w:r>
      <w:proofErr w:type="gramStart"/>
      <w:r w:rsidRPr="00C61419">
        <w:rPr>
          <w:lang w:val="en-GB"/>
        </w:rPr>
        <w:t>is funded by the U.S. Department of Energy’s (DOE) Building Technologies Office (BTO) and managed by the National Renewable Energy Laboratory (NREL)</w:t>
      </w:r>
      <w:proofErr w:type="gramEnd"/>
      <w:r w:rsidRPr="00C61419">
        <w:rPr>
          <w:lang w:val="en-GB"/>
        </w:rPr>
        <w:t xml:space="preserve">. It </w:t>
      </w:r>
      <w:proofErr w:type="gramStart"/>
      <w:r w:rsidRPr="00C61419">
        <w:rPr>
          <w:lang w:val="en-GB"/>
        </w:rPr>
        <w:t>is developed</w:t>
      </w:r>
      <w:proofErr w:type="gramEnd"/>
      <w:r w:rsidRPr="00C61419">
        <w:rPr>
          <w:lang w:val="en-GB"/>
        </w:rPr>
        <w:t xml:space="preserve"> in collaboration with NREL, various DOE National Laboratories, academic institutions, and private firms.</w:t>
      </w:r>
    </w:p>
    <w:p w14:paraId="03770E77" w14:textId="77777777" w:rsidR="00B536A9" w:rsidRPr="00C61419" w:rsidRDefault="00B536A9" w:rsidP="00B536A9">
      <w:pPr>
        <w:spacing w:before="100" w:beforeAutospacing="1" w:after="100" w:afterAutospacing="1"/>
        <w:rPr>
          <w:lang w:val="en-GB"/>
        </w:rPr>
      </w:pPr>
      <w:proofErr w:type="spellStart"/>
      <w:r w:rsidRPr="00C61419">
        <w:rPr>
          <w:lang w:val="en-GB"/>
        </w:rPr>
        <w:t>EnergyPlus</w:t>
      </w:r>
      <w:proofErr w:type="spellEnd"/>
      <w:r w:rsidRPr="00C61419">
        <w:rPr>
          <w:lang w:val="en-GB"/>
        </w:rPr>
        <w:t xml:space="preserve"> allows the user to calculate air and surface temperatures, air humidity, and heat gains/losses consequent to weather, infiltration/ventilation </w:t>
      </w:r>
      <w:proofErr w:type="gramStart"/>
      <w:r w:rsidRPr="00C61419">
        <w:rPr>
          <w:lang w:val="en-GB"/>
        </w:rPr>
        <w:t>air flows</w:t>
      </w:r>
      <w:proofErr w:type="gramEnd"/>
      <w:r w:rsidRPr="00C61419">
        <w:rPr>
          <w:lang w:val="en-GB"/>
        </w:rPr>
        <w:t>, solar radiation rate, internal gains, walls and windows, together with the detailed action of complex HVAC (Heating, Ventilation and Air-Conditioning) systems. These calculations take into full consideration the thermal inertia of the building envelope and dynamic HVAC strategies.</w:t>
      </w:r>
    </w:p>
    <w:p w14:paraId="46565860" w14:textId="6B967997" w:rsidR="00C72979" w:rsidRPr="00C61419" w:rsidRDefault="00C72979" w:rsidP="00C72979">
      <w:pPr>
        <w:spacing w:before="100" w:beforeAutospacing="1" w:after="100" w:afterAutospacing="1"/>
        <w:rPr>
          <w:lang w:val="en-GB"/>
        </w:rPr>
      </w:pPr>
      <w:r w:rsidRPr="00C61419">
        <w:rPr>
          <w:lang w:val="en-GB"/>
        </w:rPr>
        <w:t xml:space="preserve">The </w:t>
      </w:r>
      <w:proofErr w:type="spellStart"/>
      <w:r w:rsidRPr="00C61419">
        <w:rPr>
          <w:lang w:val="en-GB"/>
        </w:rPr>
        <w:t>EnergyPlus</w:t>
      </w:r>
      <w:proofErr w:type="spellEnd"/>
      <w:r w:rsidRPr="00C61419">
        <w:rPr>
          <w:lang w:val="en-GB"/>
        </w:rPr>
        <w:t xml:space="preserve"> program is a collection of many program modules that work together to calculate the energy required for heating and cooling a building using a variety of systems and energy sources. It does this by simulating the building and associated energy systems when they </w:t>
      </w:r>
      <w:proofErr w:type="gramStart"/>
      <w:r w:rsidRPr="00C61419">
        <w:rPr>
          <w:lang w:val="en-GB"/>
        </w:rPr>
        <w:t>are exposed</w:t>
      </w:r>
      <w:proofErr w:type="gramEnd"/>
      <w:r w:rsidRPr="00C61419">
        <w:rPr>
          <w:lang w:val="en-GB"/>
        </w:rPr>
        <w:t xml:space="preserve"> to different environmental and operating conditions. The core of the simulation is a model of the building that </w:t>
      </w:r>
      <w:proofErr w:type="gramStart"/>
      <w:r w:rsidRPr="00C61419">
        <w:rPr>
          <w:lang w:val="en-GB"/>
        </w:rPr>
        <w:t>is based</w:t>
      </w:r>
      <w:proofErr w:type="gramEnd"/>
      <w:r w:rsidRPr="00C61419">
        <w:rPr>
          <w:lang w:val="en-GB"/>
        </w:rPr>
        <w:t xml:space="preserve"> on fundamental heat balance principles</w:t>
      </w:r>
    </w:p>
    <w:p w14:paraId="0A26B485" w14:textId="209F30A8" w:rsidR="00C94AD6" w:rsidRPr="00C61419" w:rsidRDefault="00C72979" w:rsidP="00C94AD6">
      <w:pPr>
        <w:spacing w:before="100" w:beforeAutospacing="1" w:after="100" w:afterAutospacing="1"/>
        <w:rPr>
          <w:lang w:val="en-GB"/>
        </w:rPr>
      </w:pPr>
      <w:r w:rsidRPr="00C61419">
        <w:rPr>
          <w:lang w:val="en-GB"/>
        </w:rPr>
        <w:t xml:space="preserve">Therefore, </w:t>
      </w:r>
      <w:proofErr w:type="spellStart"/>
      <w:r w:rsidR="00C94AD6" w:rsidRPr="00C61419">
        <w:rPr>
          <w:lang w:val="en-GB"/>
        </w:rPr>
        <w:t>EnergyPlus</w:t>
      </w:r>
      <w:proofErr w:type="spellEnd"/>
      <w:r w:rsidR="00C94AD6" w:rsidRPr="00C61419">
        <w:rPr>
          <w:lang w:val="en-GB"/>
        </w:rPr>
        <w:t xml:space="preserve"> </w:t>
      </w:r>
      <w:r w:rsidRPr="00C61419">
        <w:rPr>
          <w:lang w:val="en-GB"/>
        </w:rPr>
        <w:t xml:space="preserve">carry out </w:t>
      </w:r>
      <w:r w:rsidR="00C94AD6" w:rsidRPr="00C61419">
        <w:rPr>
          <w:lang w:val="en-GB"/>
        </w:rPr>
        <w:t>integrated simulation</w:t>
      </w:r>
      <w:r w:rsidRPr="00C61419">
        <w:rPr>
          <w:lang w:val="en-GB"/>
        </w:rPr>
        <w:t>s</w:t>
      </w:r>
      <w:r w:rsidR="00C94AD6" w:rsidRPr="00C61419">
        <w:rPr>
          <w:lang w:val="en-GB"/>
        </w:rPr>
        <w:t xml:space="preserve">. This means that all three of the major parts, building, system, and plant, </w:t>
      </w:r>
      <w:proofErr w:type="gramStart"/>
      <w:r w:rsidR="00C94AD6" w:rsidRPr="00C61419">
        <w:rPr>
          <w:lang w:val="en-GB"/>
        </w:rPr>
        <w:t>are solved</w:t>
      </w:r>
      <w:proofErr w:type="gramEnd"/>
      <w:r w:rsidR="00C94AD6" w:rsidRPr="00C61419">
        <w:rPr>
          <w:lang w:val="en-GB"/>
        </w:rPr>
        <w:t xml:space="preserve"> simultaneously. </w:t>
      </w:r>
      <w:r w:rsidR="00997E3A" w:rsidRPr="00C61419">
        <w:rPr>
          <w:lang w:val="en-GB"/>
        </w:rPr>
        <w:t xml:space="preserve">During the calculations of </w:t>
      </w:r>
      <w:r w:rsidR="00E75B16" w:rsidRPr="00C61419">
        <w:rPr>
          <w:lang w:val="en-GB"/>
        </w:rPr>
        <w:t xml:space="preserve">the code </w:t>
      </w:r>
      <w:r w:rsidR="00C94AD6" w:rsidRPr="00C61419">
        <w:rPr>
          <w:lang w:val="en-GB"/>
        </w:rPr>
        <w:t xml:space="preserve">with </w:t>
      </w:r>
      <w:r w:rsidR="00997E3A" w:rsidRPr="00C61419">
        <w:rPr>
          <w:lang w:val="en-GB"/>
        </w:rPr>
        <w:t xml:space="preserve">a </w:t>
      </w:r>
      <w:r w:rsidR="00C94AD6" w:rsidRPr="00C61419">
        <w:rPr>
          <w:lang w:val="en-GB"/>
        </w:rPr>
        <w:lastRenderedPageBreak/>
        <w:t xml:space="preserve">sequential </w:t>
      </w:r>
      <w:r w:rsidR="00997E3A" w:rsidRPr="00C61419">
        <w:rPr>
          <w:lang w:val="en-GB"/>
        </w:rPr>
        <w:t>approach</w:t>
      </w:r>
      <w:r w:rsidR="00C94AD6" w:rsidRPr="00C61419">
        <w:rPr>
          <w:lang w:val="en-GB"/>
        </w:rPr>
        <w:t xml:space="preserve">, the </w:t>
      </w:r>
      <w:proofErr w:type="gramStart"/>
      <w:r w:rsidR="00C94AD6" w:rsidRPr="00C61419">
        <w:rPr>
          <w:lang w:val="en-GB"/>
        </w:rPr>
        <w:t xml:space="preserve">building zones, air handling systems, and central plant equipment are simulated </w:t>
      </w:r>
      <w:r w:rsidR="00997E3A" w:rsidRPr="00C61419">
        <w:rPr>
          <w:lang w:val="en-GB"/>
        </w:rPr>
        <w:t xml:space="preserve">consecutively </w:t>
      </w:r>
      <w:r w:rsidR="00236277" w:rsidRPr="00C61419">
        <w:rPr>
          <w:lang w:val="en-GB"/>
        </w:rPr>
        <w:t xml:space="preserve">by </w:t>
      </w:r>
      <w:r w:rsidR="00997E3A" w:rsidRPr="00C61419">
        <w:rPr>
          <w:lang w:val="en-GB"/>
        </w:rPr>
        <w:t xml:space="preserve">the </w:t>
      </w:r>
      <w:r w:rsidR="00236277" w:rsidRPr="00C61419">
        <w:rPr>
          <w:lang w:val="en-GB"/>
        </w:rPr>
        <w:t xml:space="preserve">internal </w:t>
      </w:r>
      <w:r w:rsidR="00AD3890" w:rsidRPr="00C61419">
        <w:rPr>
          <w:lang w:val="en-GB"/>
        </w:rPr>
        <w:t>software</w:t>
      </w:r>
      <w:proofErr w:type="gramEnd"/>
      <w:r w:rsidRPr="00C61419">
        <w:rPr>
          <w:lang w:val="en-GB"/>
        </w:rPr>
        <w:t>.</w:t>
      </w:r>
    </w:p>
    <w:p w14:paraId="6C89B8E3" w14:textId="161A56A7" w:rsidR="00C94AD6" w:rsidRPr="00C61419" w:rsidRDefault="00E75B16" w:rsidP="00E75B16">
      <w:pPr>
        <w:spacing w:before="100" w:beforeAutospacing="1" w:after="100" w:afterAutospacing="1"/>
        <w:rPr>
          <w:lang w:val="en-GB"/>
        </w:rPr>
      </w:pPr>
      <w:r w:rsidRPr="00C61419">
        <w:rPr>
          <w:lang w:val="en-GB"/>
        </w:rPr>
        <w:t xml:space="preserve">The sequential solution begins with a zone heat balance that updates the zone conditions and determines the heating/cooling loads at </w:t>
      </w:r>
      <w:proofErr w:type="spellStart"/>
      <w:r w:rsidRPr="00C61419">
        <w:rPr>
          <w:lang w:val="en-GB"/>
        </w:rPr>
        <w:t>all time</w:t>
      </w:r>
      <w:proofErr w:type="spellEnd"/>
      <w:r w:rsidRPr="00C61419">
        <w:rPr>
          <w:lang w:val="en-GB"/>
        </w:rPr>
        <w:t xml:space="preserve"> steps. This information </w:t>
      </w:r>
      <w:proofErr w:type="gramStart"/>
      <w:r w:rsidRPr="00C61419">
        <w:rPr>
          <w:lang w:val="en-GB"/>
        </w:rPr>
        <w:t>is fed</w:t>
      </w:r>
      <w:proofErr w:type="gramEnd"/>
      <w:r w:rsidRPr="00C61419">
        <w:rPr>
          <w:lang w:val="en-GB"/>
        </w:rPr>
        <w:t xml:space="preserve"> to the air handling simulation to determine the system response</w:t>
      </w:r>
      <w:r w:rsidR="00F57FF8" w:rsidRPr="00C61419">
        <w:rPr>
          <w:lang w:val="en-GB"/>
        </w:rPr>
        <w:t xml:space="preserve">, </w:t>
      </w:r>
      <w:r w:rsidRPr="00C61419">
        <w:rPr>
          <w:lang w:val="en-GB"/>
        </w:rPr>
        <w:t xml:space="preserve">but that response does not affect zone conditions. Similarly, the system information </w:t>
      </w:r>
      <w:proofErr w:type="gramStart"/>
      <w:r w:rsidRPr="00C61419">
        <w:rPr>
          <w:lang w:val="en-GB"/>
        </w:rPr>
        <w:t>is passed</w:t>
      </w:r>
      <w:proofErr w:type="gramEnd"/>
      <w:r w:rsidRPr="00C61419">
        <w:rPr>
          <w:lang w:val="en-GB"/>
        </w:rPr>
        <w:t xml:space="preserve"> to the plant simulation without feedback. This simulation technique works well when the system response is a well-defined function of the air temperature of the conditioned space</w:t>
      </w:r>
    </w:p>
    <w:p w14:paraId="030CBDA1" w14:textId="1AD36AFC" w:rsidR="00236277" w:rsidRPr="00C61419" w:rsidRDefault="00236277" w:rsidP="00236277">
      <w:pPr>
        <w:spacing w:before="100" w:beforeAutospacing="1" w:after="100" w:afterAutospacing="1"/>
        <w:rPr>
          <w:lang w:val="en-GB"/>
        </w:rPr>
      </w:pPr>
      <w:r w:rsidRPr="00C61419">
        <w:rPr>
          <w:lang w:val="en-GB"/>
        </w:rPr>
        <w:t xml:space="preserve">The basis for the zone and air system integration is to formulate energy and moisture balances for the zone air and solve the resulting ordinary differential equations using a predictor-corrector approach. The formulation of the solution scheme starts </w:t>
      </w:r>
      <w:proofErr w:type="gramStart"/>
      <w:r w:rsidRPr="00C61419">
        <w:rPr>
          <w:lang w:val="en-GB"/>
        </w:rPr>
        <w:t>with a heat balance on the zone air as detailed in the MODA sheet</w:t>
      </w:r>
      <w:proofErr w:type="gramEnd"/>
      <w:r w:rsidRPr="00C61419">
        <w:rPr>
          <w:lang w:val="en-GB"/>
        </w:rPr>
        <w:t>.</w:t>
      </w:r>
    </w:p>
    <w:p w14:paraId="7A86D0FA" w14:textId="552E0EC4" w:rsidR="00C94AD6" w:rsidRPr="00C61419" w:rsidRDefault="00236277" w:rsidP="00236277">
      <w:pPr>
        <w:spacing w:before="100" w:beforeAutospacing="1" w:after="100" w:afterAutospacing="1"/>
        <w:rPr>
          <w:lang w:val="en-GB"/>
        </w:rPr>
      </w:pPr>
      <w:proofErr w:type="spellStart"/>
      <w:r w:rsidRPr="00C61419">
        <w:rPr>
          <w:lang w:val="en-GB"/>
        </w:rPr>
        <w:t>EnergyPlus</w:t>
      </w:r>
      <w:proofErr w:type="spellEnd"/>
      <w:r w:rsidRPr="00C61419">
        <w:rPr>
          <w:lang w:val="en-GB"/>
        </w:rPr>
        <w:t xml:space="preserve"> provides three different solution algorithms to solve the zone air energy and moisture balance equations. These are defined in the Algorithm field in the Zone Air Heat Balance Algorithm object: </w:t>
      </w:r>
      <w:r w:rsidR="00997E3A" w:rsidRPr="00C61419">
        <w:rPr>
          <w:lang w:val="en-GB"/>
        </w:rPr>
        <w:t xml:space="preserve">the </w:t>
      </w:r>
      <w:proofErr w:type="gramStart"/>
      <w:r w:rsidRPr="00C61419">
        <w:rPr>
          <w:lang w:val="en-GB"/>
        </w:rPr>
        <w:t>3rd</w:t>
      </w:r>
      <w:proofErr w:type="gramEnd"/>
      <w:r w:rsidRPr="00C61419">
        <w:rPr>
          <w:lang w:val="en-GB"/>
        </w:rPr>
        <w:t xml:space="preserve"> Order Backward Difference, </w:t>
      </w:r>
      <w:r w:rsidR="00997E3A" w:rsidRPr="00C61419">
        <w:rPr>
          <w:lang w:val="en-GB"/>
        </w:rPr>
        <w:t xml:space="preserve">the </w:t>
      </w:r>
      <w:r w:rsidRPr="00C61419">
        <w:rPr>
          <w:lang w:val="en-GB"/>
        </w:rPr>
        <w:t xml:space="preserve">Euler Method and Analytical Solution. The first two methods use the finite difference approximation while the third uses an analytical </w:t>
      </w:r>
      <w:r w:rsidR="00997E3A" w:rsidRPr="00C61419">
        <w:rPr>
          <w:lang w:val="en-GB"/>
        </w:rPr>
        <w:t>result</w:t>
      </w:r>
      <w:r w:rsidRPr="00C61419">
        <w:rPr>
          <w:lang w:val="en-GB"/>
        </w:rPr>
        <w:t xml:space="preserve">. </w:t>
      </w:r>
    </w:p>
    <w:p w14:paraId="0A71EE0D" w14:textId="62F95316" w:rsidR="0043299C" w:rsidRPr="00C61419" w:rsidRDefault="0018778F" w:rsidP="00B536A9">
      <w:pPr>
        <w:spacing w:before="100" w:beforeAutospacing="1" w:after="100" w:afterAutospacing="1"/>
        <w:rPr>
          <w:lang w:val="en-GB"/>
        </w:rPr>
      </w:pPr>
      <w:r w:rsidRPr="00C61419">
        <w:rPr>
          <w:lang w:val="en-GB"/>
        </w:rPr>
        <w:t>In building energy simulations, material properties are usually considered constant (i.e. independent of temperature, moisture content) except in the case of humid air</w:t>
      </w:r>
      <w:r w:rsidR="00392CD2" w:rsidRPr="00C61419">
        <w:rPr>
          <w:lang w:val="en-GB"/>
        </w:rPr>
        <w:t xml:space="preserve">. The </w:t>
      </w:r>
      <w:r w:rsidR="0043299C" w:rsidRPr="00C61419">
        <w:rPr>
          <w:lang w:val="en-GB"/>
        </w:rPr>
        <w:t>m</w:t>
      </w:r>
      <w:r w:rsidR="00392CD2" w:rsidRPr="00C61419">
        <w:rPr>
          <w:lang w:val="en-GB"/>
        </w:rPr>
        <w:t xml:space="preserve">ain material properties </w:t>
      </w:r>
      <w:r w:rsidR="0043299C" w:rsidRPr="00C61419">
        <w:rPr>
          <w:lang w:val="en-GB"/>
        </w:rPr>
        <w:t xml:space="preserve">that </w:t>
      </w:r>
      <w:proofErr w:type="gramStart"/>
      <w:r w:rsidR="0043299C" w:rsidRPr="00C61419">
        <w:rPr>
          <w:lang w:val="en-GB"/>
        </w:rPr>
        <w:t>can be assigned</w:t>
      </w:r>
      <w:proofErr w:type="gramEnd"/>
      <w:r w:rsidR="0043299C" w:rsidRPr="00C61419">
        <w:rPr>
          <w:lang w:val="en-GB"/>
        </w:rPr>
        <w:t xml:space="preserve"> </w:t>
      </w:r>
      <w:r w:rsidR="00392CD2" w:rsidRPr="00C61419">
        <w:rPr>
          <w:lang w:val="en-GB"/>
        </w:rPr>
        <w:t xml:space="preserve">are </w:t>
      </w:r>
      <w:r w:rsidR="0043299C" w:rsidRPr="00C61419">
        <w:rPr>
          <w:lang w:val="en-GB"/>
        </w:rPr>
        <w:t>conductivity, density and specific heat</w:t>
      </w:r>
      <w:r w:rsidR="00C64DF4" w:rsidRPr="00C61419">
        <w:rPr>
          <w:lang w:val="en-GB"/>
        </w:rPr>
        <w:t>. In addition</w:t>
      </w:r>
      <w:r w:rsidR="00FC1A6E" w:rsidRPr="00C61419">
        <w:rPr>
          <w:lang w:val="en-GB"/>
        </w:rPr>
        <w:t xml:space="preserve">, in </w:t>
      </w:r>
      <w:proofErr w:type="spellStart"/>
      <w:r w:rsidR="00FC1A6E" w:rsidRPr="00C61419">
        <w:rPr>
          <w:lang w:val="en-GB"/>
        </w:rPr>
        <w:t>EnergyPlus</w:t>
      </w:r>
      <w:proofErr w:type="spellEnd"/>
      <w:r w:rsidR="00FC1A6E" w:rsidRPr="00C61419">
        <w:rPr>
          <w:lang w:val="en-GB"/>
        </w:rPr>
        <w:t xml:space="preserve"> exists </w:t>
      </w:r>
      <w:r w:rsidR="00C64DF4" w:rsidRPr="00C61419">
        <w:rPr>
          <w:lang w:val="en-GB"/>
        </w:rPr>
        <w:t xml:space="preserve">the internal database </w:t>
      </w:r>
      <w:r w:rsidR="00FC1A6E" w:rsidRPr="00C61419">
        <w:rPr>
          <w:lang w:val="en-GB"/>
        </w:rPr>
        <w:t>of materials and constructions</w:t>
      </w:r>
      <w:r w:rsidR="00956105" w:rsidRPr="00C61419">
        <w:rPr>
          <w:lang w:val="en-GB"/>
        </w:rPr>
        <w:t>,</w:t>
      </w:r>
      <w:r w:rsidR="00FC1A6E" w:rsidRPr="00C61419">
        <w:rPr>
          <w:lang w:val="en-GB"/>
        </w:rPr>
        <w:t xml:space="preserve"> from ASHRAE and DOE-2 software</w:t>
      </w:r>
      <w:r w:rsidR="00956105" w:rsidRPr="00C61419">
        <w:rPr>
          <w:lang w:val="en-GB"/>
        </w:rPr>
        <w:t>,</w:t>
      </w:r>
      <w:r w:rsidR="00FC1A6E" w:rsidRPr="00C61419">
        <w:rPr>
          <w:lang w:val="en-GB"/>
        </w:rPr>
        <w:t xml:space="preserve"> </w:t>
      </w:r>
      <w:r w:rsidR="00447599" w:rsidRPr="00C61419">
        <w:rPr>
          <w:lang w:val="en-GB"/>
        </w:rPr>
        <w:t xml:space="preserve">that </w:t>
      </w:r>
      <w:r w:rsidR="00956105" w:rsidRPr="00C61419">
        <w:rPr>
          <w:lang w:val="en-GB"/>
        </w:rPr>
        <w:t xml:space="preserve">can be </w:t>
      </w:r>
      <w:r w:rsidR="00447599" w:rsidRPr="00C61419">
        <w:rPr>
          <w:lang w:val="en-GB"/>
        </w:rPr>
        <w:t xml:space="preserve">assigned to the building </w:t>
      </w:r>
      <w:proofErr w:type="gramStart"/>
      <w:r w:rsidR="00447599" w:rsidRPr="00C61419">
        <w:rPr>
          <w:lang w:val="en-GB"/>
        </w:rPr>
        <w:t>surface</w:t>
      </w:r>
      <w:r w:rsidR="00FC1A6E" w:rsidRPr="00C61419">
        <w:rPr>
          <w:lang w:val="en-GB"/>
        </w:rPr>
        <w:t>.</w:t>
      </w:r>
      <w:proofErr w:type="gramEnd"/>
    </w:p>
    <w:p w14:paraId="3D5B0E3C" w14:textId="6618845B" w:rsidR="00E93248" w:rsidRPr="00C61419" w:rsidRDefault="0043299C" w:rsidP="00B536A9">
      <w:pPr>
        <w:spacing w:before="100" w:beforeAutospacing="1" w:after="100" w:afterAutospacing="1"/>
        <w:rPr>
          <w:lang w:val="en-GB"/>
        </w:rPr>
      </w:pPr>
      <w:r w:rsidRPr="00C61419">
        <w:rPr>
          <w:lang w:val="en-GB"/>
        </w:rPr>
        <w:t xml:space="preserve">Boundary conditions </w:t>
      </w:r>
      <w:proofErr w:type="gramStart"/>
      <w:r w:rsidRPr="00C61419">
        <w:rPr>
          <w:lang w:val="en-GB"/>
        </w:rPr>
        <w:t>are expressed</w:t>
      </w:r>
      <w:proofErr w:type="gramEnd"/>
      <w:r w:rsidRPr="00C61419">
        <w:rPr>
          <w:lang w:val="en-GB"/>
        </w:rPr>
        <w:t xml:space="preserve"> in terms of weather parameters, occupants’ habits and HVAC control parameters, by means of schedules, typically with 1-hour time step scheduling</w:t>
      </w:r>
    </w:p>
    <w:p w14:paraId="693DD7AE" w14:textId="3E6FD588" w:rsidR="00E93248" w:rsidRPr="00C61419" w:rsidRDefault="00972C9B" w:rsidP="00972C9B">
      <w:pPr>
        <w:pStyle w:val="AI4EUHeader3"/>
      </w:pPr>
      <w:proofErr w:type="spellStart"/>
      <w:r w:rsidRPr="00C61419">
        <w:t>Ansys</w:t>
      </w:r>
      <w:proofErr w:type="spellEnd"/>
      <w:r w:rsidRPr="00C61419">
        <w:t xml:space="preserve"> Fluent (C</w:t>
      </w:r>
      <w:r w:rsidR="00A64982" w:rsidRPr="00C61419">
        <w:t>ETMA</w:t>
      </w:r>
      <w:r w:rsidRPr="00C61419">
        <w:t>):</w:t>
      </w:r>
    </w:p>
    <w:p w14:paraId="2E98C376" w14:textId="77777777" w:rsidR="00972C9B" w:rsidRPr="00C61419" w:rsidRDefault="00972C9B" w:rsidP="00972C9B">
      <w:pPr>
        <w:rPr>
          <w:lang w:val="en-GB"/>
        </w:rPr>
      </w:pPr>
    </w:p>
    <w:p w14:paraId="62674396" w14:textId="66F649C3" w:rsidR="00972C9B" w:rsidRPr="00C61419" w:rsidRDefault="00972C9B" w:rsidP="00972C9B">
      <w:pPr>
        <w:rPr>
          <w:lang w:val="en-GB"/>
        </w:rPr>
      </w:pPr>
      <w:r w:rsidRPr="00C61419">
        <w:rPr>
          <w:lang w:val="en-GB"/>
        </w:rPr>
        <w:t xml:space="preserve">ANSYS Fluent is a powerful and flexible general-purpose computational fluid dynamics software package used to model flow, turbulence, heat transfer, and reactions for industrial applications. The physical models allow accurate </w:t>
      </w:r>
      <w:r w:rsidR="00297EF4" w:rsidRPr="00C61419">
        <w:rPr>
          <w:lang w:val="en-GB"/>
        </w:rPr>
        <w:t>Computational Fluid Dynamics (CFD)</w:t>
      </w:r>
      <w:r w:rsidRPr="00C61419">
        <w:rPr>
          <w:lang w:val="en-GB"/>
        </w:rPr>
        <w:t xml:space="preserve"> analysis for a wide range of fluids problems, ranging from airflow over an aircraft wing to combustion in a furnace, from bubble columns to oil platforms, from blood flow to semiconductor manufacturing, and from cleanroom design to wastewater treatment plants.</w:t>
      </w:r>
    </w:p>
    <w:p w14:paraId="063D3AE4" w14:textId="2E05FD31" w:rsidR="00972C9B" w:rsidRPr="00C61419" w:rsidRDefault="00972C9B" w:rsidP="00972C9B">
      <w:pPr>
        <w:rPr>
          <w:lang w:val="en-GB"/>
        </w:rPr>
      </w:pPr>
      <w:proofErr w:type="spellStart"/>
      <w:r w:rsidRPr="00C61419">
        <w:rPr>
          <w:lang w:val="en-GB"/>
        </w:rPr>
        <w:t>Navier</w:t>
      </w:r>
      <w:proofErr w:type="spellEnd"/>
      <w:r w:rsidRPr="00C61419">
        <w:rPr>
          <w:lang w:val="en-GB"/>
        </w:rPr>
        <w:t xml:space="preserve">-Stokes equations are the governing equations of Computational Fluid Dynamics. </w:t>
      </w:r>
      <w:r w:rsidR="00F57FF8" w:rsidRPr="00C61419">
        <w:rPr>
          <w:lang w:val="en-GB"/>
        </w:rPr>
        <w:t xml:space="preserve">It </w:t>
      </w:r>
      <w:proofErr w:type="gramStart"/>
      <w:r w:rsidR="00F57FF8" w:rsidRPr="00C61419">
        <w:rPr>
          <w:lang w:val="en-GB"/>
        </w:rPr>
        <w:t>is</w:t>
      </w:r>
      <w:r w:rsidRPr="00C61419">
        <w:rPr>
          <w:lang w:val="en-GB"/>
        </w:rPr>
        <w:t xml:space="preserve"> based</w:t>
      </w:r>
      <w:proofErr w:type="gramEnd"/>
      <w:r w:rsidRPr="00C61419">
        <w:rPr>
          <w:lang w:val="en-GB"/>
        </w:rPr>
        <w:t xml:space="preserve"> on the conservation law of physical properties of fluid. </w:t>
      </w:r>
    </w:p>
    <w:p w14:paraId="7608E8BC" w14:textId="5BEE1E71" w:rsidR="00972C9B" w:rsidRPr="00C61419" w:rsidRDefault="00972C9B" w:rsidP="00972C9B">
      <w:pPr>
        <w:rPr>
          <w:lang w:val="en-GB"/>
        </w:rPr>
      </w:pPr>
      <w:r w:rsidRPr="00C61419">
        <w:rPr>
          <w:lang w:val="en-GB"/>
        </w:rPr>
        <w:t xml:space="preserve">For all flows, ANSYS Fluent solves conservation equations for mass and momentum. For flows involving heat transfer or compressibility, an additional equation for energy conservation </w:t>
      </w:r>
      <w:proofErr w:type="gramStart"/>
      <w:r w:rsidRPr="00C61419">
        <w:rPr>
          <w:lang w:val="en-GB"/>
        </w:rPr>
        <w:t>is solved</w:t>
      </w:r>
      <w:proofErr w:type="gramEnd"/>
      <w:r w:rsidRPr="00C61419">
        <w:rPr>
          <w:lang w:val="en-GB"/>
        </w:rPr>
        <w:t xml:space="preserve">. For flows involving species mixing or reactions, conservation equations for the mixture fraction and its variance </w:t>
      </w:r>
      <w:proofErr w:type="gramStart"/>
      <w:r w:rsidRPr="00C61419">
        <w:rPr>
          <w:lang w:val="en-GB"/>
        </w:rPr>
        <w:t>are solved</w:t>
      </w:r>
      <w:proofErr w:type="gramEnd"/>
      <w:r w:rsidRPr="00C61419">
        <w:rPr>
          <w:lang w:val="en-GB"/>
        </w:rPr>
        <w:t xml:space="preserve">. Additional transport equations </w:t>
      </w:r>
      <w:proofErr w:type="gramStart"/>
      <w:r w:rsidRPr="00C61419">
        <w:rPr>
          <w:lang w:val="en-GB"/>
        </w:rPr>
        <w:t xml:space="preserve">are also </w:t>
      </w:r>
      <w:r w:rsidR="00B0785D" w:rsidRPr="00C61419">
        <w:rPr>
          <w:lang w:val="en-GB"/>
        </w:rPr>
        <w:t>considered</w:t>
      </w:r>
      <w:proofErr w:type="gramEnd"/>
      <w:r w:rsidRPr="00C61419">
        <w:rPr>
          <w:lang w:val="en-GB"/>
        </w:rPr>
        <w:t xml:space="preserve"> when the flow is turbulent.</w:t>
      </w:r>
    </w:p>
    <w:p w14:paraId="4ED55F12" w14:textId="27D30813" w:rsidR="00972C9B" w:rsidRPr="00C61419" w:rsidRDefault="00972C9B" w:rsidP="00972C9B">
      <w:pPr>
        <w:rPr>
          <w:lang w:val="en-GB"/>
        </w:rPr>
      </w:pPr>
      <w:r w:rsidRPr="00C61419">
        <w:rPr>
          <w:lang w:val="en-GB"/>
        </w:rPr>
        <w:t xml:space="preserve">The CFD tool, ANSYS-Fluent, uses the </w:t>
      </w:r>
      <w:r w:rsidR="00F57FF8" w:rsidRPr="00C61419">
        <w:rPr>
          <w:lang w:val="en-GB"/>
        </w:rPr>
        <w:t xml:space="preserve">Finite Volume Method (FVM) </w:t>
      </w:r>
      <w:r w:rsidRPr="00C61419">
        <w:rPr>
          <w:lang w:val="en-GB"/>
        </w:rPr>
        <w:t>to solve the f</w:t>
      </w:r>
      <w:r w:rsidR="00D272AE" w:rsidRPr="00C61419">
        <w:rPr>
          <w:lang w:val="en-GB"/>
        </w:rPr>
        <w:t>ollowing conservation equations:</w:t>
      </w:r>
    </w:p>
    <w:p w14:paraId="6AAD093B" w14:textId="77777777" w:rsidR="00972C9B" w:rsidRPr="00C61419" w:rsidRDefault="00972C9B" w:rsidP="00972C9B">
      <w:pPr>
        <w:rPr>
          <w:lang w:val="en-GB"/>
        </w:rPr>
      </w:pPr>
    </w:p>
    <w:p w14:paraId="0B481885" w14:textId="34160A42" w:rsidR="00972C9B" w:rsidRPr="00C61419" w:rsidRDefault="00972C9B" w:rsidP="00972C9B">
      <w:pPr>
        <w:pStyle w:val="Listenabsatz"/>
        <w:numPr>
          <w:ilvl w:val="0"/>
          <w:numId w:val="27"/>
        </w:numPr>
        <w:rPr>
          <w:lang w:val="en-GB"/>
        </w:rPr>
      </w:pPr>
      <w:r w:rsidRPr="00C61419">
        <w:rPr>
          <w:lang w:val="en-GB"/>
        </w:rPr>
        <w:t xml:space="preserve">The equation for conservation of mass, or continuity equation, </w:t>
      </w:r>
      <w:r w:rsidR="00D272AE" w:rsidRPr="00C61419">
        <w:rPr>
          <w:lang w:val="en-GB"/>
        </w:rPr>
        <w:t xml:space="preserve">it </w:t>
      </w:r>
      <w:r w:rsidRPr="00C61419">
        <w:rPr>
          <w:lang w:val="en-GB"/>
        </w:rPr>
        <w:t>can be written as follows:</w:t>
      </w:r>
    </w:p>
    <w:p w14:paraId="67E151FF" w14:textId="77777777" w:rsidR="00972C9B" w:rsidRPr="00C61419" w:rsidRDefault="00C61419" w:rsidP="00972C9B">
      <w:pPr>
        <w:rPr>
          <w:lang w:val="en-GB"/>
        </w:rPr>
      </w:pPr>
      <m:oMathPara>
        <m:oMath>
          <m:f>
            <m:fPr>
              <m:ctrlPr>
                <w:ins w:id="52" w:author="Frick, Juergen" w:date="2019-08-29T16:53:00Z">
                  <w:rPr>
                    <w:rFonts w:ascii="Cambria Math" w:hAnsi="Cambria Math"/>
                    <w:i/>
                    <w:lang w:val="en-GB"/>
                  </w:rPr>
                </w:ins>
              </m:ctrlPr>
            </m:fPr>
            <m:num>
              <m:r>
                <w:rPr>
                  <w:rFonts w:ascii="Cambria Math" w:hAnsi="Cambria Math"/>
                  <w:lang w:val="en-GB"/>
                </w:rPr>
                <m:t>δρ</m:t>
              </m:r>
            </m:num>
            <m:den>
              <m:r>
                <w:rPr>
                  <w:rFonts w:ascii="Cambria Math" w:hAnsi="Cambria Math"/>
                  <w:lang w:val="en-GB"/>
                </w:rPr>
                <m:t>δt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ins w:id="53" w:author="Frick, Juergen" w:date="2019-08-29T16:53:00Z">
                  <w:rPr>
                    <w:rFonts w:ascii="Cambria Math" w:hAnsi="Cambria Math"/>
                    <w:i/>
                    <w:lang w:val="en-GB"/>
                  </w:rPr>
                </w:ins>
              </m:ctrlPr>
            </m:dPr>
            <m:e>
              <m:r>
                <w:rPr>
                  <w:rFonts w:ascii="Cambria Math" w:hAnsi="Cambria Math"/>
                  <w:lang w:val="en-GB"/>
                </w:rPr>
                <m:t>ρ</m:t>
              </m:r>
              <m:acc>
                <m:accPr>
                  <m:chr m:val="⃗"/>
                  <m:ctrlPr>
                    <w:ins w:id="54" w:author="Frick, Juergen" w:date="2019-08-29T16:53:00Z">
                      <w:rPr>
                        <w:rFonts w:ascii="Cambria Math" w:hAnsi="Cambria Math"/>
                        <w:i/>
                        <w:lang w:val="en-GB"/>
                      </w:rPr>
                    </w:ins>
                  </m:ctrlPr>
                </m:accPr>
                <m:e>
                  <m:r>
                    <w:rPr>
                      <w:rFonts w:ascii="Cambria Math" w:hAnsi="Cambria Math"/>
                      <w:lang w:val="en-GB"/>
                    </w:rPr>
                    <m:t>v</m:t>
                  </m:r>
                </m:e>
              </m:acc>
            </m:e>
          </m:d>
          <m:r>
            <w:rPr>
              <w:rFonts w:ascii="Cambria Math" w:hAnsi="Cambria Math"/>
              <w:lang w:val="en-GB"/>
            </w:rPr>
            <m:t>=</m:t>
          </m:r>
          <m:sSub>
            <m:sSubPr>
              <m:ctrlPr>
                <w:ins w:id="55" w:author="Frick, Juergen" w:date="2019-08-29T16:53:00Z">
                  <w:rPr>
                    <w:rFonts w:ascii="Cambria Math" w:hAnsi="Cambria Math"/>
                    <w:i/>
                    <w:lang w:val="en-GB"/>
                  </w:rPr>
                </w:ins>
              </m:ctrlPr>
            </m:sSubPr>
            <m:e>
              <m:r>
                <w:rPr>
                  <w:rFonts w:ascii="Cambria Math" w:hAnsi="Cambria Math"/>
                  <w:lang w:val="en-GB"/>
                </w:rPr>
                <m:t>S</m:t>
              </m:r>
            </m:e>
            <m:sub>
              <m:r>
                <w:rPr>
                  <w:rFonts w:ascii="Cambria Math" w:hAnsi="Cambria Math"/>
                  <w:lang w:val="en-GB"/>
                </w:rPr>
                <m:t>m</m:t>
              </m:r>
            </m:sub>
          </m:sSub>
        </m:oMath>
      </m:oMathPara>
    </w:p>
    <w:p w14:paraId="4A139FDE" w14:textId="77777777" w:rsidR="00972C9B" w:rsidRPr="00C61419" w:rsidRDefault="00972C9B" w:rsidP="00972C9B">
      <w:pPr>
        <w:ind w:left="360"/>
        <w:rPr>
          <w:lang w:val="en-GB"/>
        </w:rPr>
      </w:pPr>
      <w:r w:rsidRPr="00C61419">
        <w:rPr>
          <w:lang w:val="en-GB"/>
        </w:rPr>
        <w:lastRenderedPageBreak/>
        <w:t>It is valid for incompressible as well as compressible flows.</w:t>
      </w:r>
    </w:p>
    <w:p w14:paraId="6DE8E7A1" w14:textId="77777777" w:rsidR="00972C9B" w:rsidRPr="00C61419" w:rsidRDefault="00972C9B" w:rsidP="00972C9B">
      <w:pPr>
        <w:ind w:left="360"/>
        <w:rPr>
          <w:lang w:val="en-GB"/>
        </w:rPr>
      </w:pPr>
      <w:r w:rsidRPr="00C61419">
        <w:rPr>
          <w:lang w:val="en-GB"/>
        </w:rPr>
        <w:t xml:space="preserve">The symbols in the equation are: ρ the density, </w:t>
      </w:r>
      <w:proofErr w:type="spellStart"/>
      <w:r w:rsidRPr="00C61419">
        <w:rPr>
          <w:lang w:val="en-GB"/>
        </w:rPr>
        <w:t>t</w:t>
      </w:r>
      <w:proofErr w:type="spellEnd"/>
      <w:r w:rsidRPr="00C61419">
        <w:rPr>
          <w:lang w:val="en-GB"/>
        </w:rPr>
        <w:t xml:space="preserve"> the time, v the overall velocity vector, S</w:t>
      </w:r>
      <w:r w:rsidRPr="00C61419">
        <w:rPr>
          <w:vertAlign w:val="subscript"/>
          <w:lang w:val="en-GB"/>
        </w:rPr>
        <w:t>m</w:t>
      </w:r>
      <w:r w:rsidRPr="00C61419">
        <w:rPr>
          <w:lang w:val="en-GB"/>
        </w:rPr>
        <w:t xml:space="preserve"> the source, it is the mass added to the continuous phase from the dispersed second phase (for example, due to vaporization of liquid droplets) and any user-defined sources.</w:t>
      </w:r>
    </w:p>
    <w:p w14:paraId="1B0AFF7B" w14:textId="77777777" w:rsidR="00972C9B" w:rsidRPr="00C61419" w:rsidRDefault="00972C9B" w:rsidP="00972C9B">
      <w:pPr>
        <w:rPr>
          <w:lang w:val="en-GB"/>
        </w:rPr>
      </w:pPr>
    </w:p>
    <w:p w14:paraId="0FF7CC0E" w14:textId="5092C919" w:rsidR="00972C9B" w:rsidRPr="00C61419" w:rsidRDefault="00972C9B" w:rsidP="00972C9B">
      <w:pPr>
        <w:pStyle w:val="Listenabsatz"/>
        <w:numPr>
          <w:ilvl w:val="0"/>
          <w:numId w:val="27"/>
        </w:numPr>
        <w:rPr>
          <w:lang w:val="en-GB"/>
        </w:rPr>
      </w:pPr>
      <w:r w:rsidRPr="00C61419">
        <w:rPr>
          <w:lang w:val="en-GB"/>
        </w:rPr>
        <w:t>The equation for conservation of momentum in an inertial (non-accelerating) reference frame is described:</w:t>
      </w:r>
    </w:p>
    <w:p w14:paraId="305BFBAB" w14:textId="77777777" w:rsidR="00972C9B" w:rsidRPr="00C61419" w:rsidRDefault="00C61419" w:rsidP="00972C9B">
      <w:pPr>
        <w:pStyle w:val="Listenabsatz"/>
        <w:rPr>
          <w:lang w:val="en-GB"/>
        </w:rPr>
      </w:pPr>
      <m:oMathPara>
        <m:oMath>
          <m:f>
            <m:fPr>
              <m:ctrlPr>
                <w:ins w:id="56" w:author="Frick, Juergen" w:date="2019-08-29T16:53:00Z">
                  <w:rPr>
                    <w:rFonts w:ascii="Cambria Math" w:hAnsi="Cambria Math"/>
                    <w:i/>
                    <w:lang w:val="en-GB"/>
                  </w:rPr>
                </w:ins>
              </m:ctrlPr>
            </m:fPr>
            <m:num>
              <m:r>
                <w:rPr>
                  <w:rFonts w:ascii="Cambria Math" w:hAnsi="Cambria Math"/>
                  <w:lang w:val="en-GB"/>
                </w:rPr>
                <m:t>δ</m:t>
              </m:r>
            </m:num>
            <m:den>
              <m:r>
                <w:rPr>
                  <w:rFonts w:ascii="Cambria Math" w:hAnsi="Cambria Math"/>
                  <w:lang w:val="en-GB"/>
                </w:rPr>
                <m:t>δt</m:t>
              </m:r>
            </m:den>
          </m:f>
          <m:d>
            <m:dPr>
              <m:ctrlPr>
                <w:ins w:id="57" w:author="Frick, Juergen" w:date="2019-08-29T16:53:00Z">
                  <w:rPr>
                    <w:rFonts w:ascii="Cambria Math" w:hAnsi="Cambria Math"/>
                    <w:i/>
                    <w:lang w:val="en-GB"/>
                  </w:rPr>
                </w:ins>
              </m:ctrlPr>
            </m:dPr>
            <m:e>
              <m:r>
                <w:rPr>
                  <w:rFonts w:ascii="Cambria Math" w:hAnsi="Cambria Math"/>
                  <w:lang w:val="en-GB"/>
                </w:rPr>
                <m:t>ρ</m:t>
              </m:r>
              <m:acc>
                <m:accPr>
                  <m:chr m:val="⃗"/>
                  <m:ctrlPr>
                    <w:ins w:id="58" w:author="Frick, Juergen" w:date="2019-08-29T16:53:00Z">
                      <w:rPr>
                        <w:rFonts w:ascii="Cambria Math" w:hAnsi="Cambria Math"/>
                        <w:i/>
                        <w:lang w:val="en-GB"/>
                      </w:rPr>
                    </w:ins>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ins w:id="59" w:author="Frick, Juergen" w:date="2019-08-29T16:53:00Z">
                  <w:rPr>
                    <w:rFonts w:ascii="Cambria Math" w:hAnsi="Cambria Math"/>
                    <w:i/>
                    <w:lang w:val="en-GB"/>
                  </w:rPr>
                </w:ins>
              </m:ctrlPr>
            </m:dPr>
            <m:e>
              <m:r>
                <w:rPr>
                  <w:rFonts w:ascii="Cambria Math" w:hAnsi="Cambria Math"/>
                  <w:lang w:val="en-GB"/>
                </w:rPr>
                <m:t>ρ</m:t>
              </m:r>
              <m:acc>
                <m:accPr>
                  <m:chr m:val="⃗"/>
                  <m:ctrlPr>
                    <w:ins w:id="60" w:author="Frick, Juergen" w:date="2019-08-29T16:53:00Z">
                      <w:rPr>
                        <w:rFonts w:ascii="Cambria Math" w:hAnsi="Cambria Math"/>
                        <w:i/>
                        <w:lang w:val="en-GB"/>
                      </w:rPr>
                    </w:ins>
                  </m:ctrlPr>
                </m:accPr>
                <m:e>
                  <m:r>
                    <w:rPr>
                      <w:rFonts w:ascii="Cambria Math" w:hAnsi="Cambria Math"/>
                      <w:lang w:val="en-GB"/>
                    </w:rPr>
                    <m:t>v</m:t>
                  </m:r>
                </m:e>
              </m:acc>
              <m:acc>
                <m:accPr>
                  <m:chr m:val="⃗"/>
                  <m:ctrlPr>
                    <w:ins w:id="61" w:author="Frick, Juergen" w:date="2019-08-29T16:53:00Z">
                      <w:rPr>
                        <w:rFonts w:ascii="Cambria Math" w:hAnsi="Cambria Math"/>
                        <w:i/>
                        <w:lang w:val="en-GB"/>
                      </w:rPr>
                    </w:ins>
                  </m:ctrlPr>
                </m:accPr>
                <m:e>
                  <m:r>
                    <w:rPr>
                      <w:rFonts w:ascii="Cambria Math" w:hAnsi="Cambria Math"/>
                      <w:lang w:val="en-GB"/>
                    </w:rPr>
                    <m:t>v</m:t>
                  </m:r>
                </m:e>
              </m:acc>
            </m:e>
          </m:d>
          <m:r>
            <w:rPr>
              <w:rFonts w:ascii="Cambria Math" w:hAnsi="Cambria Math"/>
              <w:lang w:val="en-GB"/>
            </w:rPr>
            <m:t>=-</m:t>
          </m:r>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m:t>
          </m:r>
          <m:d>
            <m:dPr>
              <m:ctrlPr>
                <w:ins w:id="62" w:author="Frick, Juergen" w:date="2019-08-29T16:53:00Z">
                  <w:rPr>
                    <w:rFonts w:ascii="Cambria Math" w:hAnsi="Cambria Math"/>
                    <w:i/>
                    <w:lang w:val="en-GB"/>
                  </w:rPr>
                </w:ins>
              </m:ctrlPr>
            </m:dPr>
            <m:e>
              <m:acc>
                <m:accPr>
                  <m:chr m:val="̿"/>
                  <m:ctrlPr>
                    <w:ins w:id="63" w:author="Frick, Juergen" w:date="2019-08-29T16:53:00Z">
                      <w:rPr>
                        <w:rFonts w:ascii="Cambria Math" w:hAnsi="Cambria Math"/>
                        <w:i/>
                        <w:lang w:val="en-GB"/>
                      </w:rPr>
                    </w:ins>
                  </m:ctrlPr>
                </m:accPr>
                <m:e>
                  <m:r>
                    <w:rPr>
                      <w:rFonts w:ascii="Cambria Math" w:hAnsi="Cambria Math"/>
                      <w:lang w:val="en-GB"/>
                    </w:rPr>
                    <m:t>τ</m:t>
                  </m:r>
                </m:e>
              </m:acc>
            </m:e>
          </m:d>
          <m:r>
            <w:rPr>
              <w:rFonts w:ascii="Cambria Math" w:hAnsi="Cambria Math"/>
              <w:lang w:val="en-GB"/>
            </w:rPr>
            <m:t>+ρ</m:t>
          </m:r>
          <m:acc>
            <m:accPr>
              <m:chr m:val="⃗"/>
              <m:ctrlPr>
                <w:ins w:id="64" w:author="Frick, Juergen" w:date="2019-08-29T16:53:00Z">
                  <w:rPr>
                    <w:rFonts w:ascii="Cambria Math" w:hAnsi="Cambria Math"/>
                    <w:i/>
                    <w:lang w:val="en-GB"/>
                  </w:rPr>
                </w:ins>
              </m:ctrlPr>
            </m:accPr>
            <m:e>
              <m:r>
                <w:rPr>
                  <w:rFonts w:ascii="Cambria Math" w:hAnsi="Cambria Math"/>
                  <w:lang w:val="en-GB"/>
                </w:rPr>
                <m:t>g</m:t>
              </m:r>
            </m:e>
          </m:acc>
          <m:r>
            <w:rPr>
              <w:rFonts w:ascii="Cambria Math" w:hAnsi="Cambria Math"/>
              <w:lang w:val="en-GB"/>
            </w:rPr>
            <m:t>+</m:t>
          </m:r>
          <m:acc>
            <m:accPr>
              <m:chr m:val="⃗"/>
              <m:ctrlPr>
                <w:ins w:id="65" w:author="Frick, Juergen" w:date="2019-08-29T16:53:00Z">
                  <w:rPr>
                    <w:rFonts w:ascii="Cambria Math" w:hAnsi="Cambria Math"/>
                    <w:i/>
                    <w:lang w:val="en-GB"/>
                  </w:rPr>
                </w:ins>
              </m:ctrlPr>
            </m:accPr>
            <m:e>
              <m:r>
                <w:rPr>
                  <w:rFonts w:ascii="Cambria Math" w:hAnsi="Cambria Math"/>
                  <w:lang w:val="en-GB"/>
                </w:rPr>
                <m:t>F</m:t>
              </m:r>
            </m:e>
          </m:acc>
        </m:oMath>
      </m:oMathPara>
    </w:p>
    <w:p w14:paraId="53D2AD01" w14:textId="77777777" w:rsidR="00972C9B" w:rsidRPr="00C61419" w:rsidRDefault="00972C9B" w:rsidP="00972C9B">
      <w:pPr>
        <w:pStyle w:val="Listenabsatz"/>
        <w:rPr>
          <w:lang w:val="en-GB"/>
        </w:rPr>
      </w:pPr>
      <w:proofErr w:type="gramStart"/>
      <w:r w:rsidRPr="00C61419">
        <w:rPr>
          <w:lang w:val="en-GB"/>
        </w:rPr>
        <w:t>where</w:t>
      </w:r>
      <w:proofErr w:type="gramEnd"/>
      <w:r w:rsidRPr="00C61419">
        <w:rPr>
          <w:lang w:val="en-GB"/>
        </w:rPr>
        <w:t xml:space="preserve"> p is the static pressure, </w:t>
      </w:r>
      <m:oMath>
        <m:acc>
          <m:accPr>
            <m:chr m:val="̿"/>
            <m:ctrlPr>
              <w:ins w:id="66" w:author="Frick, Juergen" w:date="2019-08-29T16:53:00Z">
                <w:rPr>
                  <w:rFonts w:ascii="Cambria Math" w:hAnsi="Cambria Math"/>
                  <w:i/>
                  <w:lang w:val="en-GB"/>
                </w:rPr>
              </w:ins>
            </m:ctrlPr>
          </m:accPr>
          <m:e>
            <m:r>
              <w:rPr>
                <w:rFonts w:ascii="Cambria Math" w:hAnsi="Cambria Math"/>
                <w:lang w:val="en-GB"/>
              </w:rPr>
              <m:t>τ</m:t>
            </m:r>
          </m:e>
        </m:acc>
      </m:oMath>
      <w:r w:rsidRPr="00C61419">
        <w:rPr>
          <w:lang w:val="en-GB"/>
        </w:rPr>
        <w:t xml:space="preserve"> is the stress tensor, and </w:t>
      </w:r>
      <m:oMath>
        <m:r>
          <w:rPr>
            <w:rFonts w:ascii="Cambria Math" w:hAnsi="Cambria Math"/>
            <w:lang w:val="en-GB"/>
          </w:rPr>
          <m:t>ρ</m:t>
        </m:r>
        <m:acc>
          <m:accPr>
            <m:chr m:val="⃗"/>
            <m:ctrlPr>
              <w:ins w:id="67" w:author="Frick, Juergen" w:date="2019-08-29T16:53:00Z">
                <w:rPr>
                  <w:rFonts w:ascii="Cambria Math" w:hAnsi="Cambria Math"/>
                  <w:i/>
                  <w:lang w:val="en-GB"/>
                </w:rPr>
              </w:ins>
            </m:ctrlPr>
          </m:accPr>
          <m:e>
            <m:r>
              <w:rPr>
                <w:rFonts w:ascii="Cambria Math" w:hAnsi="Cambria Math"/>
                <w:lang w:val="en-GB"/>
              </w:rPr>
              <m:t>g</m:t>
            </m:r>
          </m:e>
        </m:acc>
      </m:oMath>
      <w:r w:rsidRPr="00C61419">
        <w:rPr>
          <w:lang w:val="en-GB"/>
        </w:rPr>
        <w:t xml:space="preserve"> and </w:t>
      </w:r>
      <m:oMath>
        <m:acc>
          <m:accPr>
            <m:chr m:val="⃗"/>
            <m:ctrlPr>
              <w:ins w:id="68" w:author="Frick, Juergen" w:date="2019-08-29T16:53:00Z">
                <w:rPr>
                  <w:rFonts w:ascii="Cambria Math" w:hAnsi="Cambria Math"/>
                  <w:i/>
                  <w:lang w:val="en-GB"/>
                </w:rPr>
              </w:ins>
            </m:ctrlPr>
          </m:accPr>
          <m:e>
            <m:r>
              <w:rPr>
                <w:rFonts w:ascii="Cambria Math" w:hAnsi="Cambria Math"/>
                <w:lang w:val="en-GB"/>
              </w:rPr>
              <m:t>F</m:t>
            </m:r>
          </m:e>
        </m:acc>
      </m:oMath>
      <w:r w:rsidRPr="00C61419">
        <w:rPr>
          <w:lang w:val="en-GB"/>
        </w:rPr>
        <w:t xml:space="preserve"> are the gravitational body force and external body forces (for example, that arise from interaction with the dispersed ph</w:t>
      </w:r>
      <w:proofErr w:type="spellStart"/>
      <w:r w:rsidRPr="00C61419">
        <w:rPr>
          <w:lang w:val="en-GB"/>
        </w:rPr>
        <w:t>ase</w:t>
      </w:r>
      <w:proofErr w:type="spellEnd"/>
      <w:r w:rsidRPr="00C61419">
        <w:rPr>
          <w:lang w:val="en-GB"/>
        </w:rPr>
        <w:t xml:space="preserve">), respectively. </w:t>
      </w:r>
      <m:oMath>
        <m:acc>
          <m:accPr>
            <m:chr m:val="⃗"/>
            <m:ctrlPr>
              <w:ins w:id="69" w:author="Frick, Juergen" w:date="2019-08-29T16:53:00Z">
                <w:rPr>
                  <w:rFonts w:ascii="Cambria Math" w:hAnsi="Cambria Math"/>
                  <w:i/>
                  <w:lang w:val="en-GB"/>
                </w:rPr>
              </w:ins>
            </m:ctrlPr>
          </m:accPr>
          <m:e>
            <m:r>
              <w:rPr>
                <w:rFonts w:ascii="Cambria Math" w:hAnsi="Cambria Math"/>
                <w:lang w:val="en-GB"/>
              </w:rPr>
              <m:t>F</m:t>
            </m:r>
          </m:e>
        </m:acc>
      </m:oMath>
      <w:r w:rsidRPr="00C61419">
        <w:rPr>
          <w:lang w:val="en-GB"/>
        </w:rPr>
        <w:t xml:space="preserve"> </w:t>
      </w:r>
      <w:proofErr w:type="gramStart"/>
      <w:r w:rsidRPr="00C61419">
        <w:rPr>
          <w:lang w:val="en-GB"/>
        </w:rPr>
        <w:t>also</w:t>
      </w:r>
      <w:proofErr w:type="gramEnd"/>
      <w:r w:rsidRPr="00C61419">
        <w:rPr>
          <w:lang w:val="en-GB"/>
        </w:rPr>
        <w:t xml:space="preserve"> contains other model-dependent source terms such as porous-media and user-defined sources.</w:t>
      </w:r>
    </w:p>
    <w:p w14:paraId="5443F00E" w14:textId="2A399B9A" w:rsidR="00972C9B" w:rsidRPr="00C61419" w:rsidRDefault="00972C9B" w:rsidP="00972C9B">
      <w:pPr>
        <w:pStyle w:val="Listenabsatz"/>
        <w:rPr>
          <w:lang w:val="en-GB"/>
        </w:rPr>
      </w:pPr>
      <w:r w:rsidRPr="00C61419">
        <w:rPr>
          <w:lang w:val="en-GB"/>
        </w:rPr>
        <w:t xml:space="preserve">The stress tensor </w:t>
      </w:r>
      <m:oMath>
        <m:acc>
          <m:accPr>
            <m:chr m:val="̿"/>
            <m:ctrlPr>
              <w:ins w:id="70" w:author="Frick, Juergen" w:date="2019-08-29T16:53:00Z">
                <w:rPr>
                  <w:rFonts w:ascii="Cambria Math" w:hAnsi="Cambria Math"/>
                  <w:i/>
                  <w:lang w:val="en-GB"/>
                </w:rPr>
              </w:ins>
            </m:ctrlPr>
          </m:accPr>
          <m:e>
            <m:r>
              <w:rPr>
                <w:rFonts w:ascii="Cambria Math" w:hAnsi="Cambria Math"/>
                <w:lang w:val="en-GB"/>
              </w:rPr>
              <m:t>τ</m:t>
            </m:r>
          </m:e>
        </m:acc>
      </m:oMath>
      <w:r w:rsidRPr="00C61419">
        <w:rPr>
          <w:lang w:val="en-GB"/>
        </w:rPr>
        <w:t xml:space="preserve"> </w:t>
      </w:r>
      <w:proofErr w:type="gramStart"/>
      <w:r w:rsidRPr="00C61419">
        <w:rPr>
          <w:lang w:val="en-GB"/>
        </w:rPr>
        <w:t>is given</w:t>
      </w:r>
      <w:proofErr w:type="gramEnd"/>
      <w:r w:rsidRPr="00C61419">
        <w:rPr>
          <w:lang w:val="en-GB"/>
        </w:rPr>
        <w:t xml:space="preserve"> by:</w:t>
      </w:r>
    </w:p>
    <w:p w14:paraId="4D5D2A1E" w14:textId="77777777" w:rsidR="00972C9B" w:rsidRPr="00C61419" w:rsidRDefault="00C61419" w:rsidP="00972C9B">
      <w:pPr>
        <w:pStyle w:val="Listenabsatz"/>
        <w:rPr>
          <w:lang w:val="en-GB"/>
        </w:rPr>
      </w:pPr>
      <m:oMathPara>
        <m:oMath>
          <m:acc>
            <m:accPr>
              <m:chr m:val="̿"/>
              <m:ctrlPr>
                <w:ins w:id="71" w:author="Frick, Juergen" w:date="2019-08-29T16:53:00Z">
                  <w:rPr>
                    <w:rFonts w:ascii="Cambria Math" w:hAnsi="Cambria Math"/>
                    <w:i/>
                    <w:lang w:val="en-GB"/>
                  </w:rPr>
                </w:ins>
              </m:ctrlPr>
            </m:accPr>
            <m:e>
              <m:r>
                <w:rPr>
                  <w:rFonts w:ascii="Cambria Math" w:hAnsi="Cambria Math"/>
                  <w:lang w:val="en-GB"/>
                </w:rPr>
                <m:t>τ</m:t>
              </m:r>
            </m:e>
          </m:acc>
          <m:r>
            <w:rPr>
              <w:rFonts w:ascii="Cambria Math" w:hAnsi="Cambria Math"/>
              <w:lang w:val="en-GB"/>
            </w:rPr>
            <m:t>=μ</m:t>
          </m:r>
          <m:d>
            <m:dPr>
              <m:begChr m:val="["/>
              <m:endChr m:val="]"/>
              <m:ctrlPr>
                <w:ins w:id="72" w:author="Frick, Juergen" w:date="2019-08-29T16:53:00Z">
                  <w:rPr>
                    <w:rFonts w:ascii="Cambria Math" w:hAnsi="Cambria Math"/>
                    <w:i/>
                    <w:lang w:val="en-GB"/>
                  </w:rPr>
                </w:ins>
              </m:ctrlPr>
            </m:dPr>
            <m:e>
              <m:d>
                <m:dPr>
                  <m:ctrlPr>
                    <w:ins w:id="73" w:author="Frick, Juergen" w:date="2019-08-29T16:53:00Z">
                      <w:rPr>
                        <w:rFonts w:ascii="Cambria Math" w:hAnsi="Cambria Math"/>
                        <w:i/>
                        <w:lang w:val="en-GB"/>
                      </w:rPr>
                    </w:ins>
                  </m:ctrlPr>
                </m:dPr>
                <m:e>
                  <m:r>
                    <m:rPr>
                      <m:sty m:val="p"/>
                    </m:rPr>
                    <w:rPr>
                      <w:rFonts w:ascii="Cambria Math" w:hAnsi="Cambria Math"/>
                      <w:lang w:val="en-GB"/>
                    </w:rPr>
                    <m:t>∇</m:t>
                  </m:r>
                  <m:acc>
                    <m:accPr>
                      <m:chr m:val="⃗"/>
                      <m:ctrlPr>
                        <w:ins w:id="74" w:author="Frick, Juergen" w:date="2019-08-29T16:53:00Z">
                          <w:rPr>
                            <w:rFonts w:ascii="Cambria Math" w:hAnsi="Cambria Math"/>
                            <w:i/>
                            <w:lang w:val="en-GB"/>
                          </w:rPr>
                        </w:ins>
                      </m:ctrlPr>
                    </m:accPr>
                    <m:e>
                      <m:r>
                        <w:rPr>
                          <w:rFonts w:ascii="Cambria Math" w:hAnsi="Cambria Math"/>
                          <w:lang w:val="en-GB"/>
                        </w:rPr>
                        <m:t>v</m:t>
                      </m:r>
                    </m:e>
                  </m:acc>
                  <m:r>
                    <w:rPr>
                      <w:rFonts w:ascii="Cambria Math" w:hAnsi="Cambria Math"/>
                      <w:lang w:val="en-GB"/>
                    </w:rPr>
                    <m:t>+</m:t>
                  </m:r>
                  <m:r>
                    <m:rPr>
                      <m:sty m:val="p"/>
                    </m:rPr>
                    <w:rPr>
                      <w:rFonts w:ascii="Cambria Math" w:hAnsi="Cambria Math"/>
                      <w:lang w:val="en-GB"/>
                    </w:rPr>
                    <m:t>∇</m:t>
                  </m:r>
                  <m:sSup>
                    <m:sSupPr>
                      <m:ctrlPr>
                        <w:ins w:id="75" w:author="Frick, Juergen" w:date="2019-08-29T16:53:00Z">
                          <w:rPr>
                            <w:rFonts w:ascii="Cambria Math" w:hAnsi="Cambria Math"/>
                            <w:i/>
                            <w:lang w:val="en-GB"/>
                          </w:rPr>
                        </w:ins>
                      </m:ctrlPr>
                    </m:sSupPr>
                    <m:e>
                      <m:acc>
                        <m:accPr>
                          <m:chr m:val="⃗"/>
                          <m:ctrlPr>
                            <w:ins w:id="76" w:author="Frick, Juergen" w:date="2019-08-29T16:53:00Z">
                              <w:rPr>
                                <w:rFonts w:ascii="Cambria Math" w:hAnsi="Cambria Math"/>
                                <w:i/>
                                <w:lang w:val="en-GB"/>
                              </w:rPr>
                            </w:ins>
                          </m:ctrlPr>
                        </m:accPr>
                        <m:e>
                          <m:r>
                            <w:rPr>
                              <w:rFonts w:ascii="Cambria Math" w:hAnsi="Cambria Math"/>
                              <w:lang w:val="en-GB"/>
                            </w:rPr>
                            <m:t>v</m:t>
                          </m:r>
                        </m:e>
                      </m:acc>
                    </m:e>
                    <m:sup>
                      <m:r>
                        <w:rPr>
                          <w:rFonts w:ascii="Cambria Math" w:hAnsi="Cambria Math"/>
                          <w:lang w:val="en-GB"/>
                        </w:rPr>
                        <m:t>T</m:t>
                      </m:r>
                    </m:sup>
                  </m:sSup>
                </m:e>
              </m:d>
              <m:r>
                <w:rPr>
                  <w:rFonts w:ascii="Cambria Math" w:hAnsi="Cambria Math"/>
                  <w:lang w:val="en-GB"/>
                </w:rPr>
                <m:t>-</m:t>
              </m:r>
              <m:f>
                <m:fPr>
                  <m:ctrlPr>
                    <w:ins w:id="77" w:author="Frick, Juergen" w:date="2019-08-29T16:53:00Z">
                      <w:rPr>
                        <w:rFonts w:ascii="Cambria Math" w:hAnsi="Cambria Math"/>
                        <w:i/>
                        <w:lang w:val="en-GB"/>
                      </w:rPr>
                    </w:ins>
                  </m:ctrlPr>
                </m:fPr>
                <m:num>
                  <m:r>
                    <w:rPr>
                      <w:rFonts w:ascii="Cambria Math" w:hAnsi="Cambria Math"/>
                      <w:lang w:val="en-GB"/>
                    </w:rPr>
                    <m:t>2</m:t>
                  </m:r>
                </m:num>
                <m:den>
                  <m:r>
                    <w:rPr>
                      <w:rFonts w:ascii="Cambria Math" w:hAnsi="Cambria Math"/>
                      <w:lang w:val="en-GB"/>
                    </w:rPr>
                    <m:t>3</m:t>
                  </m:r>
                </m:den>
              </m:f>
              <m:r>
                <m:rPr>
                  <m:sty m:val="p"/>
                </m:rPr>
                <w:rPr>
                  <w:rFonts w:ascii="Cambria Math" w:hAnsi="Cambria Math"/>
                  <w:lang w:val="en-GB"/>
                </w:rPr>
                <m:t>∇</m:t>
              </m:r>
              <m:r>
                <w:rPr>
                  <w:rFonts w:ascii="Cambria Math" w:hAnsi="Cambria Math"/>
                  <w:lang w:val="en-GB"/>
                </w:rPr>
                <m:t>∙</m:t>
              </m:r>
              <m:acc>
                <m:accPr>
                  <m:chr m:val="⃗"/>
                  <m:ctrlPr>
                    <w:ins w:id="78" w:author="Frick, Juergen" w:date="2019-08-29T16:53:00Z">
                      <w:rPr>
                        <w:rFonts w:ascii="Cambria Math" w:hAnsi="Cambria Math"/>
                        <w:i/>
                        <w:lang w:val="en-GB"/>
                      </w:rPr>
                    </w:ins>
                  </m:ctrlPr>
                </m:accPr>
                <m:e>
                  <m:r>
                    <w:rPr>
                      <w:rFonts w:ascii="Cambria Math" w:hAnsi="Cambria Math"/>
                      <w:lang w:val="en-GB"/>
                    </w:rPr>
                    <m:t>v</m:t>
                  </m:r>
                </m:e>
              </m:acc>
              <m:r>
                <w:rPr>
                  <w:rFonts w:ascii="Cambria Math" w:hAnsi="Cambria Math"/>
                  <w:lang w:val="en-GB"/>
                </w:rPr>
                <m:t>I</m:t>
              </m:r>
            </m:e>
          </m:d>
        </m:oMath>
      </m:oMathPara>
    </w:p>
    <w:p w14:paraId="0A25A35C" w14:textId="65E98EE7" w:rsidR="00972C9B" w:rsidRPr="00C61419" w:rsidRDefault="00972C9B" w:rsidP="00972C9B">
      <w:pPr>
        <w:ind w:left="708"/>
        <w:rPr>
          <w:lang w:val="en-GB"/>
        </w:rPr>
      </w:pPr>
      <w:proofErr w:type="gramStart"/>
      <w:r w:rsidRPr="00C61419">
        <w:rPr>
          <w:lang w:val="en-GB"/>
        </w:rPr>
        <w:t>where</w:t>
      </w:r>
      <w:proofErr w:type="gramEnd"/>
      <w:r w:rsidRPr="00C61419">
        <w:rPr>
          <w:lang w:val="en-GB"/>
        </w:rPr>
        <w:t xml:space="preserve"> </w:t>
      </w:r>
      <w:r w:rsidRPr="00C61419">
        <w:rPr>
          <w:lang w:val="en-GB"/>
        </w:rPr>
        <w:sym w:font="Symbol" w:char="F06D"/>
      </w:r>
      <w:r w:rsidRPr="00C61419">
        <w:rPr>
          <w:lang w:val="en-GB"/>
        </w:rPr>
        <w:t xml:space="preserve"> is the molecular viscosity, I is the unit tensor, and the second term on the </w:t>
      </w:r>
      <w:r w:rsidR="00F57FF8" w:rsidRPr="00C61419">
        <w:rPr>
          <w:lang w:val="en-GB"/>
        </w:rPr>
        <w:t>right-</w:t>
      </w:r>
      <w:r w:rsidRPr="00C61419">
        <w:rPr>
          <w:lang w:val="en-GB"/>
        </w:rPr>
        <w:t>hand side is the effect of volume dilation.</w:t>
      </w:r>
    </w:p>
    <w:p w14:paraId="60F8A775" w14:textId="77777777" w:rsidR="00972C9B" w:rsidRPr="00C61419" w:rsidRDefault="00972C9B" w:rsidP="00972C9B">
      <w:pPr>
        <w:ind w:left="708"/>
        <w:rPr>
          <w:lang w:val="en-GB"/>
        </w:rPr>
      </w:pPr>
    </w:p>
    <w:p w14:paraId="3E3D25B2" w14:textId="77777777" w:rsidR="00972C9B" w:rsidRPr="00C61419" w:rsidRDefault="00972C9B" w:rsidP="00972C9B">
      <w:pPr>
        <w:pStyle w:val="Listenabsatz"/>
        <w:numPr>
          <w:ilvl w:val="0"/>
          <w:numId w:val="27"/>
        </w:numPr>
        <w:rPr>
          <w:lang w:val="en-GB"/>
        </w:rPr>
      </w:pPr>
      <w:r w:rsidRPr="00C61419">
        <w:rPr>
          <w:lang w:val="en-GB"/>
        </w:rPr>
        <w:t>The equation for conservation of Energy</w:t>
      </w:r>
    </w:p>
    <w:p w14:paraId="4ADBF09C" w14:textId="77777777" w:rsidR="00972C9B" w:rsidRPr="00C61419" w:rsidRDefault="00972C9B" w:rsidP="00972C9B">
      <w:pPr>
        <w:rPr>
          <w:lang w:val="en-GB"/>
        </w:rPr>
      </w:pPr>
    </w:p>
    <w:p w14:paraId="72AA6D6E" w14:textId="77777777" w:rsidR="00972C9B" w:rsidRPr="00C61419" w:rsidRDefault="00C61419" w:rsidP="00972C9B">
      <w:pPr>
        <w:rPr>
          <w:lang w:val="en-GB"/>
        </w:rPr>
      </w:pPr>
      <m:oMathPara>
        <m:oMath>
          <m:f>
            <m:fPr>
              <m:ctrlPr>
                <w:ins w:id="79" w:author="Frick, Juergen" w:date="2019-08-29T16:53:00Z">
                  <w:rPr>
                    <w:rFonts w:ascii="Cambria Math" w:hAnsi="Cambria Math"/>
                    <w:i/>
                    <w:lang w:val="en-GB"/>
                  </w:rPr>
                </w:ins>
              </m:ctrlPr>
            </m:fPr>
            <m:num>
              <m:r>
                <w:rPr>
                  <w:rFonts w:ascii="Cambria Math" w:hAnsi="Cambria Math"/>
                  <w:lang w:val="en-GB"/>
                </w:rPr>
                <m:t>δ</m:t>
              </m:r>
            </m:num>
            <m:den>
              <m:r>
                <w:rPr>
                  <w:rFonts w:ascii="Cambria Math" w:hAnsi="Cambria Math"/>
                  <w:lang w:val="en-GB"/>
                </w:rPr>
                <m:t>δt</m:t>
              </m:r>
            </m:den>
          </m:f>
          <m:d>
            <m:dPr>
              <m:ctrlPr>
                <w:ins w:id="80" w:author="Frick, Juergen" w:date="2019-08-29T16:53:00Z">
                  <w:rPr>
                    <w:rFonts w:ascii="Cambria Math" w:hAnsi="Cambria Math"/>
                    <w:i/>
                    <w:lang w:val="en-GB"/>
                  </w:rPr>
                </w:ins>
              </m:ctrlPr>
            </m:dPr>
            <m:e>
              <m:r>
                <w:rPr>
                  <w:rFonts w:ascii="Cambria Math" w:hAnsi="Cambria Math"/>
                  <w:lang w:val="en-GB"/>
                </w:rPr>
                <m:t>ρE</m:t>
              </m:r>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ins w:id="81" w:author="Frick, Juergen" w:date="2019-08-29T16:53:00Z">
                  <w:rPr>
                    <w:rFonts w:ascii="Cambria Math" w:hAnsi="Cambria Math"/>
                    <w:i/>
                    <w:lang w:val="en-GB"/>
                  </w:rPr>
                </w:ins>
              </m:ctrlPr>
            </m:dPr>
            <m:e>
              <m:acc>
                <m:accPr>
                  <m:chr m:val="⃗"/>
                  <m:ctrlPr>
                    <w:ins w:id="82" w:author="Frick, Juergen" w:date="2019-08-29T16:53:00Z">
                      <w:rPr>
                        <w:rFonts w:ascii="Cambria Math" w:hAnsi="Cambria Math"/>
                        <w:i/>
                        <w:lang w:val="en-GB"/>
                      </w:rPr>
                    </w:ins>
                  </m:ctrlPr>
                </m:accPr>
                <m:e>
                  <m:r>
                    <w:rPr>
                      <w:rFonts w:ascii="Cambria Math" w:hAnsi="Cambria Math"/>
                      <w:lang w:val="en-GB"/>
                    </w:rPr>
                    <m:t>v</m:t>
                  </m:r>
                </m:e>
              </m:acc>
              <m:d>
                <m:dPr>
                  <m:ctrlPr>
                    <w:ins w:id="83" w:author="Frick, Juergen" w:date="2019-08-29T16:53:00Z">
                      <w:rPr>
                        <w:rFonts w:ascii="Cambria Math" w:hAnsi="Cambria Math"/>
                        <w:i/>
                        <w:lang w:val="en-GB"/>
                      </w:rPr>
                    </w:ins>
                  </m:ctrlPr>
                </m:dPr>
                <m:e>
                  <m:r>
                    <w:rPr>
                      <w:rFonts w:ascii="Cambria Math" w:hAnsi="Cambria Math"/>
                      <w:lang w:val="en-GB"/>
                    </w:rPr>
                    <m:t>ρE+p</m:t>
                  </m:r>
                </m:e>
              </m:d>
            </m:e>
          </m:d>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ins w:id="84" w:author="Frick, Juergen" w:date="2019-08-29T16:53:00Z">
                  <w:rPr>
                    <w:rFonts w:ascii="Cambria Math" w:hAnsi="Cambria Math"/>
                    <w:i/>
                    <w:lang w:val="en-GB"/>
                  </w:rPr>
                </w:ins>
              </m:ctrlPr>
            </m:dPr>
            <m:e>
              <m:sSub>
                <m:sSubPr>
                  <m:ctrlPr>
                    <w:ins w:id="85" w:author="Frick, Juergen" w:date="2019-08-29T16:53:00Z">
                      <w:rPr>
                        <w:rFonts w:ascii="Cambria Math" w:hAnsi="Cambria Math"/>
                        <w:i/>
                        <w:lang w:val="en-GB"/>
                      </w:rPr>
                    </w:ins>
                  </m:ctrlPr>
                </m:sSubPr>
                <m:e>
                  <m:r>
                    <w:rPr>
                      <w:rFonts w:ascii="Cambria Math" w:hAnsi="Cambria Math"/>
                      <w:lang w:val="en-GB"/>
                    </w:rPr>
                    <m:t>k</m:t>
                  </m:r>
                </m:e>
                <m:sub>
                  <m:r>
                    <w:rPr>
                      <w:rFonts w:ascii="Cambria Math" w:hAnsi="Cambria Math"/>
                      <w:lang w:val="en-GB"/>
                    </w:rPr>
                    <m:t>eff</m:t>
                  </m:r>
                </m:sub>
              </m:sSub>
              <m:r>
                <m:rPr>
                  <m:sty m:val="p"/>
                </m:rPr>
                <w:rPr>
                  <w:rFonts w:ascii="Cambria Math" w:hAnsi="Cambria Math"/>
                  <w:lang w:val="en-GB"/>
                </w:rPr>
                <m:t>∇</m:t>
              </m:r>
              <m:r>
                <w:rPr>
                  <w:rFonts w:ascii="Cambria Math" w:hAnsi="Cambria Math"/>
                  <w:lang w:val="en-GB"/>
                </w:rPr>
                <m:t>T-</m:t>
              </m:r>
              <m:nary>
                <m:naryPr>
                  <m:chr m:val="∑"/>
                  <m:limLoc m:val="subSup"/>
                  <m:supHide m:val="1"/>
                  <m:ctrlPr>
                    <w:ins w:id="86" w:author="Frick, Juergen" w:date="2019-08-29T16:53:00Z">
                      <w:rPr>
                        <w:rFonts w:ascii="Cambria Math" w:hAnsi="Cambria Math"/>
                        <w:i/>
                        <w:lang w:val="en-GB"/>
                      </w:rPr>
                    </w:ins>
                  </m:ctrlPr>
                </m:naryPr>
                <m:sub>
                  <m:r>
                    <w:rPr>
                      <w:rFonts w:ascii="Cambria Math" w:hAnsi="Cambria Math"/>
                      <w:lang w:val="en-GB"/>
                    </w:rPr>
                    <m:t>j</m:t>
                  </m:r>
                </m:sub>
                <m:sup/>
                <m:e>
                  <m:sSub>
                    <m:sSubPr>
                      <m:ctrlPr>
                        <w:ins w:id="87" w:author="Frick, Juergen" w:date="2019-08-29T16:53:00Z">
                          <w:rPr>
                            <w:rFonts w:ascii="Cambria Math" w:hAnsi="Cambria Math"/>
                            <w:i/>
                            <w:lang w:val="en-GB"/>
                          </w:rPr>
                        </w:ins>
                      </m:ctrlPr>
                    </m:sSubPr>
                    <m:e>
                      <m:r>
                        <w:rPr>
                          <w:rFonts w:ascii="Cambria Math" w:hAnsi="Cambria Math"/>
                          <w:lang w:val="en-GB"/>
                        </w:rPr>
                        <m:t>h</m:t>
                      </m:r>
                    </m:e>
                    <m:sub>
                      <m:r>
                        <w:rPr>
                          <w:rFonts w:ascii="Cambria Math" w:hAnsi="Cambria Math"/>
                          <w:lang w:val="en-GB"/>
                        </w:rPr>
                        <m:t>j</m:t>
                      </m:r>
                    </m:sub>
                  </m:sSub>
                  <m:acc>
                    <m:accPr>
                      <m:chr m:val="⃗"/>
                      <m:ctrlPr>
                        <w:ins w:id="88" w:author="Frick, Juergen" w:date="2019-08-29T16:53:00Z">
                          <w:rPr>
                            <w:rFonts w:ascii="Cambria Math" w:hAnsi="Cambria Math"/>
                            <w:i/>
                            <w:lang w:val="en-GB"/>
                          </w:rPr>
                        </w:ins>
                      </m:ctrlPr>
                    </m:accPr>
                    <m:e>
                      <m:sSub>
                        <m:sSubPr>
                          <m:ctrlPr>
                            <w:ins w:id="89" w:author="Frick, Juergen" w:date="2019-08-29T16:53:00Z">
                              <w:rPr>
                                <w:rFonts w:ascii="Cambria Math" w:hAnsi="Cambria Math"/>
                                <w:i/>
                                <w:lang w:val="en-GB"/>
                              </w:rPr>
                            </w:ins>
                          </m:ctrlPr>
                        </m:sSubPr>
                        <m:e>
                          <m:r>
                            <w:rPr>
                              <w:rFonts w:ascii="Cambria Math" w:hAnsi="Cambria Math"/>
                              <w:lang w:val="en-GB"/>
                            </w:rPr>
                            <m:t>J</m:t>
                          </m:r>
                        </m:e>
                        <m:sub>
                          <m:r>
                            <w:rPr>
                              <w:rFonts w:ascii="Cambria Math" w:hAnsi="Cambria Math"/>
                              <w:lang w:val="en-GB"/>
                            </w:rPr>
                            <m:t>j</m:t>
                          </m:r>
                        </m:sub>
                      </m:sSub>
                    </m:e>
                  </m:acc>
                  <m:r>
                    <w:rPr>
                      <w:rFonts w:ascii="Cambria Math" w:hAnsi="Cambria Math"/>
                      <w:lang w:val="en-GB"/>
                    </w:rPr>
                    <m:t>+</m:t>
                  </m:r>
                  <m:d>
                    <m:dPr>
                      <m:ctrlPr>
                        <w:ins w:id="90" w:author="Frick, Juergen" w:date="2019-08-29T16:53:00Z">
                          <w:rPr>
                            <w:rFonts w:ascii="Cambria Math" w:hAnsi="Cambria Math"/>
                            <w:i/>
                            <w:lang w:val="en-GB"/>
                          </w:rPr>
                        </w:ins>
                      </m:ctrlPr>
                    </m:dPr>
                    <m:e>
                      <m:sSub>
                        <m:sSubPr>
                          <m:ctrlPr>
                            <w:ins w:id="91" w:author="Frick, Juergen" w:date="2019-08-29T16:53:00Z">
                              <w:rPr>
                                <w:rFonts w:ascii="Cambria Math" w:hAnsi="Cambria Math"/>
                                <w:i/>
                                <w:lang w:val="en-GB"/>
                              </w:rPr>
                            </w:ins>
                          </m:ctrlPr>
                        </m:sSubPr>
                        <m:e>
                          <m:acc>
                            <m:accPr>
                              <m:chr m:val="̿"/>
                              <m:ctrlPr>
                                <w:ins w:id="92" w:author="Frick, Juergen" w:date="2019-08-29T16:53:00Z">
                                  <w:rPr>
                                    <w:rFonts w:ascii="Cambria Math" w:hAnsi="Cambria Math"/>
                                    <w:i/>
                                    <w:lang w:val="en-GB"/>
                                  </w:rPr>
                                </w:ins>
                              </m:ctrlPr>
                            </m:accPr>
                            <m:e>
                              <m:r>
                                <w:rPr>
                                  <w:rFonts w:ascii="Cambria Math" w:hAnsi="Cambria Math"/>
                                  <w:lang w:val="en-GB"/>
                                </w:rPr>
                                <m:t>τ</m:t>
                              </m:r>
                            </m:e>
                          </m:acc>
                        </m:e>
                        <m:sub>
                          <m:r>
                            <w:rPr>
                              <w:rFonts w:ascii="Cambria Math" w:hAnsi="Cambria Math"/>
                              <w:lang w:val="en-GB"/>
                            </w:rPr>
                            <m:t>eff</m:t>
                          </m:r>
                        </m:sub>
                      </m:sSub>
                      <m:r>
                        <w:rPr>
                          <w:rFonts w:ascii="Cambria Math" w:hAnsi="Cambria Math"/>
                          <w:lang w:val="en-GB"/>
                        </w:rPr>
                        <m:t>∙</m:t>
                      </m:r>
                      <m:acc>
                        <m:accPr>
                          <m:chr m:val="⃗"/>
                          <m:ctrlPr>
                            <w:ins w:id="93" w:author="Frick, Juergen" w:date="2019-08-29T16:53:00Z">
                              <w:rPr>
                                <w:rFonts w:ascii="Cambria Math" w:hAnsi="Cambria Math"/>
                                <w:i/>
                                <w:lang w:val="en-GB"/>
                              </w:rPr>
                            </w:ins>
                          </m:ctrlPr>
                        </m:accPr>
                        <m:e>
                          <m:r>
                            <w:rPr>
                              <w:rFonts w:ascii="Cambria Math" w:hAnsi="Cambria Math"/>
                              <w:lang w:val="en-GB"/>
                            </w:rPr>
                            <m:t>v</m:t>
                          </m:r>
                        </m:e>
                      </m:acc>
                    </m:e>
                  </m:d>
                </m:e>
              </m:nary>
            </m:e>
          </m:d>
          <m:r>
            <w:rPr>
              <w:rFonts w:ascii="Cambria Math" w:hAnsi="Cambria Math"/>
              <w:lang w:val="en-GB"/>
            </w:rPr>
            <m:t>+</m:t>
          </m:r>
          <m:sSub>
            <m:sSubPr>
              <m:ctrlPr>
                <w:ins w:id="94" w:author="Frick, Juergen" w:date="2019-08-29T16:53:00Z">
                  <w:rPr>
                    <w:rFonts w:ascii="Cambria Math" w:hAnsi="Cambria Math"/>
                    <w:i/>
                    <w:lang w:val="en-GB"/>
                  </w:rPr>
                </w:ins>
              </m:ctrlPr>
            </m:sSubPr>
            <m:e>
              <m:r>
                <w:rPr>
                  <w:rFonts w:ascii="Cambria Math" w:hAnsi="Cambria Math"/>
                  <w:lang w:val="en-GB"/>
                </w:rPr>
                <m:t>S</m:t>
              </m:r>
            </m:e>
            <m:sub>
              <m:r>
                <w:rPr>
                  <w:rFonts w:ascii="Cambria Math" w:hAnsi="Cambria Math"/>
                  <w:lang w:val="en-GB"/>
                </w:rPr>
                <m:t>h</m:t>
              </m:r>
            </m:sub>
          </m:sSub>
        </m:oMath>
      </m:oMathPara>
    </w:p>
    <w:p w14:paraId="0F351039" w14:textId="77777777" w:rsidR="00972C9B" w:rsidRPr="00C61419" w:rsidRDefault="00972C9B" w:rsidP="00972C9B">
      <w:pPr>
        <w:rPr>
          <w:lang w:val="en-GB"/>
        </w:rPr>
      </w:pPr>
    </w:p>
    <w:p w14:paraId="01BC068B" w14:textId="77777777" w:rsidR="00972C9B" w:rsidRPr="00C61419" w:rsidRDefault="00972C9B" w:rsidP="00972C9B">
      <w:pPr>
        <w:rPr>
          <w:lang w:val="en-GB"/>
        </w:rPr>
      </w:pPr>
      <w:proofErr w:type="gramStart"/>
      <w:r w:rsidRPr="00C61419">
        <w:rPr>
          <w:lang w:val="en-GB"/>
        </w:rPr>
        <w:t>where</w:t>
      </w:r>
      <w:proofErr w:type="gramEnd"/>
      <w:r w:rsidRPr="00C61419">
        <w:rPr>
          <w:lang w:val="en-GB"/>
        </w:rPr>
        <w:t xml:space="preserve"> </w:t>
      </w:r>
      <w:proofErr w:type="spellStart"/>
      <w:r w:rsidRPr="00C61419">
        <w:rPr>
          <w:lang w:val="en-GB"/>
        </w:rPr>
        <w:t>k</w:t>
      </w:r>
      <w:r w:rsidRPr="00C61419">
        <w:rPr>
          <w:vertAlign w:val="subscript"/>
          <w:lang w:val="en-GB"/>
        </w:rPr>
        <w:t>eff</w:t>
      </w:r>
      <w:proofErr w:type="spellEnd"/>
      <w:r w:rsidRPr="00C61419">
        <w:rPr>
          <w:lang w:val="en-GB"/>
        </w:rPr>
        <w:t xml:space="preserve"> is the effective conductivity, and </w:t>
      </w:r>
      <m:oMath>
        <m:acc>
          <m:accPr>
            <m:chr m:val="⃗"/>
            <m:ctrlPr>
              <w:ins w:id="95" w:author="Frick, Juergen" w:date="2019-08-29T16:53:00Z">
                <w:rPr>
                  <w:rFonts w:ascii="Cambria Math" w:hAnsi="Cambria Math"/>
                  <w:i/>
                  <w:lang w:val="en-GB"/>
                </w:rPr>
              </w:ins>
            </m:ctrlPr>
          </m:accPr>
          <m:e>
            <m:sSub>
              <m:sSubPr>
                <m:ctrlPr>
                  <w:ins w:id="96" w:author="Frick, Juergen" w:date="2019-08-29T16:53:00Z">
                    <w:rPr>
                      <w:rFonts w:ascii="Cambria Math" w:hAnsi="Cambria Math"/>
                      <w:i/>
                      <w:lang w:val="en-GB"/>
                    </w:rPr>
                  </w:ins>
                </m:ctrlPr>
              </m:sSubPr>
              <m:e>
                <m:r>
                  <w:rPr>
                    <w:rFonts w:ascii="Cambria Math" w:hAnsi="Cambria Math"/>
                    <w:lang w:val="en-GB"/>
                  </w:rPr>
                  <m:t>J</m:t>
                </m:r>
              </m:e>
              <m:sub>
                <m:r>
                  <w:rPr>
                    <w:rFonts w:ascii="Cambria Math" w:hAnsi="Cambria Math"/>
                    <w:lang w:val="en-GB"/>
                  </w:rPr>
                  <m:t>j</m:t>
                </m:r>
              </m:sub>
            </m:sSub>
          </m:e>
        </m:acc>
      </m:oMath>
      <w:r w:rsidRPr="00C61419">
        <w:rPr>
          <w:lang w:val="en-GB"/>
        </w:rPr>
        <w:t xml:space="preserve"> is the diffusion flux of species j. The fi</w:t>
      </w:r>
      <w:proofErr w:type="spellStart"/>
      <w:r w:rsidRPr="00C61419">
        <w:rPr>
          <w:lang w:val="en-GB"/>
        </w:rPr>
        <w:t>rst</w:t>
      </w:r>
      <w:proofErr w:type="spellEnd"/>
      <w:r w:rsidRPr="00C61419">
        <w:rPr>
          <w:lang w:val="en-GB"/>
        </w:rPr>
        <w:t xml:space="preserve"> three terms on the right-hand side of Equation represent energy transfer due to conduction, species diffusion, and viscous dissipation, respectively. </w:t>
      </w:r>
      <m:oMath>
        <m:sSub>
          <m:sSubPr>
            <m:ctrlPr>
              <w:ins w:id="97" w:author="Frick, Juergen" w:date="2019-08-29T16:53:00Z">
                <w:rPr>
                  <w:rFonts w:ascii="Cambria Math" w:hAnsi="Cambria Math"/>
                  <w:i/>
                  <w:lang w:val="en-GB"/>
                </w:rPr>
              </w:ins>
            </m:ctrlPr>
          </m:sSubPr>
          <m:e>
            <m:r>
              <w:rPr>
                <w:rFonts w:ascii="Cambria Math" w:hAnsi="Cambria Math"/>
                <w:lang w:val="en-GB"/>
              </w:rPr>
              <m:t>S</m:t>
            </m:r>
          </m:e>
          <m:sub>
            <m:r>
              <w:rPr>
                <w:rFonts w:ascii="Cambria Math" w:hAnsi="Cambria Math"/>
                <w:lang w:val="en-GB"/>
              </w:rPr>
              <m:t>h</m:t>
            </m:r>
          </m:sub>
        </m:sSub>
      </m:oMath>
      <w:r w:rsidRPr="00C61419">
        <w:rPr>
          <w:lang w:val="en-GB"/>
        </w:rPr>
        <w:t xml:space="preserve"> </w:t>
      </w:r>
      <w:proofErr w:type="gramStart"/>
      <w:r w:rsidRPr="00C61419">
        <w:rPr>
          <w:lang w:val="en-GB"/>
        </w:rPr>
        <w:t>includes</w:t>
      </w:r>
      <w:proofErr w:type="gramEnd"/>
      <w:r w:rsidRPr="00C61419">
        <w:rPr>
          <w:lang w:val="en-GB"/>
        </w:rPr>
        <w:t xml:space="preserve"> the heat of chemical reaction, and any other volumetric heat sources defined.</w:t>
      </w:r>
    </w:p>
    <w:p w14:paraId="2553BFF0" w14:textId="3FE01E77" w:rsidR="00972C9B" w:rsidRPr="00C61419" w:rsidRDefault="00972C9B" w:rsidP="00972C9B">
      <w:pPr>
        <w:rPr>
          <w:lang w:val="en-GB"/>
        </w:rPr>
      </w:pPr>
      <w:r w:rsidRPr="00C61419">
        <w:rPr>
          <w:lang w:val="en-GB"/>
        </w:rPr>
        <w:t>In the equation, the term E is:</w:t>
      </w:r>
    </w:p>
    <w:p w14:paraId="18F731EF" w14:textId="77777777" w:rsidR="00972C9B" w:rsidRPr="00C61419" w:rsidRDefault="00972C9B" w:rsidP="00972C9B">
      <w:pPr>
        <w:rPr>
          <w:lang w:val="en-GB"/>
        </w:rPr>
      </w:pPr>
      <m:oMathPara>
        <m:oMath>
          <m:r>
            <w:rPr>
              <w:rFonts w:ascii="Cambria Math" w:hAnsi="Cambria Math"/>
              <w:lang w:val="en-GB"/>
            </w:rPr>
            <m:t>E=h-</m:t>
          </m:r>
          <m:f>
            <m:fPr>
              <m:ctrlPr>
                <w:ins w:id="98" w:author="Frick, Juergen" w:date="2019-08-29T16:53:00Z">
                  <w:rPr>
                    <w:rFonts w:ascii="Cambria Math" w:hAnsi="Cambria Math"/>
                    <w:i/>
                    <w:lang w:val="en-GB"/>
                  </w:rPr>
                </w:ins>
              </m:ctrlPr>
            </m:fPr>
            <m:num>
              <m:r>
                <w:rPr>
                  <w:rFonts w:ascii="Cambria Math" w:hAnsi="Cambria Math"/>
                  <w:lang w:val="en-GB"/>
                </w:rPr>
                <m:t>p</m:t>
              </m:r>
            </m:num>
            <m:den>
              <m:r>
                <w:rPr>
                  <w:rFonts w:ascii="Cambria Math" w:hAnsi="Cambria Math"/>
                  <w:lang w:val="en-GB"/>
                </w:rPr>
                <m:t>ρ</m:t>
              </m:r>
            </m:den>
          </m:f>
          <m:r>
            <w:rPr>
              <w:rFonts w:ascii="Cambria Math" w:hAnsi="Cambria Math"/>
              <w:lang w:val="en-GB"/>
            </w:rPr>
            <m:t>+</m:t>
          </m:r>
          <m:f>
            <m:fPr>
              <m:ctrlPr>
                <w:ins w:id="99" w:author="Frick, Juergen" w:date="2019-08-29T16:53:00Z">
                  <w:rPr>
                    <w:rFonts w:ascii="Cambria Math" w:hAnsi="Cambria Math"/>
                    <w:i/>
                    <w:lang w:val="en-GB"/>
                  </w:rPr>
                </w:ins>
              </m:ctrlPr>
            </m:fPr>
            <m:num>
              <m:sSup>
                <m:sSupPr>
                  <m:ctrlPr>
                    <w:ins w:id="100" w:author="Frick, Juergen" w:date="2019-08-29T16:53:00Z">
                      <w:rPr>
                        <w:rFonts w:ascii="Cambria Math" w:hAnsi="Cambria Math"/>
                        <w:i/>
                        <w:lang w:val="en-GB"/>
                      </w:rPr>
                    </w:ins>
                  </m:ctrlPr>
                </m:sSupPr>
                <m:e>
                  <m:r>
                    <w:rPr>
                      <w:rFonts w:ascii="Cambria Math" w:hAnsi="Cambria Math"/>
                      <w:lang w:val="en-GB"/>
                    </w:rPr>
                    <m:t>v</m:t>
                  </m:r>
                </m:e>
                <m:sup>
                  <m:r>
                    <w:rPr>
                      <w:rFonts w:ascii="Cambria Math" w:hAnsi="Cambria Math"/>
                      <w:lang w:val="en-GB"/>
                    </w:rPr>
                    <m:t>2</m:t>
                  </m:r>
                </m:sup>
              </m:sSup>
            </m:num>
            <m:den>
              <m:r>
                <w:rPr>
                  <w:rFonts w:ascii="Cambria Math" w:hAnsi="Cambria Math"/>
                  <w:lang w:val="en-GB"/>
                </w:rPr>
                <m:t>2</m:t>
              </m:r>
            </m:den>
          </m:f>
        </m:oMath>
      </m:oMathPara>
    </w:p>
    <w:p w14:paraId="5E435CD6" w14:textId="77777777" w:rsidR="00972C9B" w:rsidRPr="00C61419" w:rsidRDefault="00972C9B" w:rsidP="00972C9B">
      <w:pPr>
        <w:rPr>
          <w:rStyle w:val="apple-style-span"/>
          <w:rFonts w:ascii="Tahoma" w:hAnsi="Tahoma" w:cs="Tahoma"/>
          <w:color w:val="000000"/>
          <w:shd w:val="clear" w:color="auto" w:fill="FFFFFF"/>
          <w:lang w:val="en-GB"/>
        </w:rPr>
      </w:pPr>
      <w:proofErr w:type="gramStart"/>
      <w:r w:rsidRPr="00C61419">
        <w:rPr>
          <w:rStyle w:val="apple-style-span"/>
          <w:rFonts w:ascii="Tahoma" w:hAnsi="Tahoma" w:cs="Tahoma"/>
          <w:color w:val="000000"/>
          <w:shd w:val="clear" w:color="auto" w:fill="FFFFFF"/>
          <w:lang w:val="en-GB"/>
        </w:rPr>
        <w:t>where</w:t>
      </w:r>
      <w:proofErr w:type="gramEnd"/>
      <w:r w:rsidRPr="00C61419">
        <w:rPr>
          <w:rStyle w:val="apple-style-span"/>
          <w:rFonts w:ascii="Tahoma" w:hAnsi="Tahoma" w:cs="Tahoma"/>
          <w:color w:val="000000"/>
          <w:shd w:val="clear" w:color="auto" w:fill="FFFFFF"/>
          <w:lang w:val="en-GB"/>
        </w:rPr>
        <w:t xml:space="preserve"> sensible enthalpy</w:t>
      </w:r>
      <w:r w:rsidRPr="00C61419">
        <w:rPr>
          <w:rStyle w:val="apple-converted-space"/>
          <w:rFonts w:ascii="Tahoma" w:hAnsi="Tahoma" w:cs="Tahoma"/>
          <w:color w:val="000000"/>
          <w:shd w:val="clear" w:color="auto" w:fill="FFFFFF"/>
          <w:lang w:val="en-GB"/>
        </w:rPr>
        <w:t xml:space="preserve"> h </w:t>
      </w:r>
      <w:r w:rsidRPr="00C61419">
        <w:rPr>
          <w:rStyle w:val="apple-style-span"/>
          <w:rFonts w:ascii="Tahoma" w:hAnsi="Tahoma" w:cs="Tahoma"/>
          <w:color w:val="000000"/>
          <w:shd w:val="clear" w:color="auto" w:fill="FFFFFF"/>
          <w:lang w:val="en-GB"/>
        </w:rPr>
        <w:t>is defined for ideal gases as:</w:t>
      </w:r>
    </w:p>
    <w:p w14:paraId="594D74BA" w14:textId="77777777" w:rsidR="00972C9B" w:rsidRPr="00C61419" w:rsidRDefault="00972C9B" w:rsidP="00972C9B">
      <w:pPr>
        <w:rPr>
          <w:lang w:val="en-GB"/>
        </w:rPr>
      </w:pPr>
      <m:oMathPara>
        <m:oMath>
          <m:r>
            <w:rPr>
              <w:rFonts w:ascii="Cambria Math" w:hAnsi="Cambria Math"/>
              <w:lang w:val="en-GB"/>
            </w:rPr>
            <m:t>h=</m:t>
          </m:r>
          <m:nary>
            <m:naryPr>
              <m:chr m:val="∑"/>
              <m:limLoc m:val="undOvr"/>
              <m:supHide m:val="1"/>
              <m:ctrlPr>
                <w:ins w:id="101" w:author="Frick, Juergen" w:date="2019-08-29T16:53:00Z">
                  <w:rPr>
                    <w:rFonts w:ascii="Cambria Math" w:hAnsi="Cambria Math"/>
                    <w:i/>
                    <w:lang w:val="en-GB"/>
                  </w:rPr>
                </w:ins>
              </m:ctrlPr>
            </m:naryPr>
            <m:sub>
              <m:r>
                <w:rPr>
                  <w:rFonts w:ascii="Cambria Math" w:hAnsi="Cambria Math"/>
                  <w:lang w:val="en-GB"/>
                </w:rPr>
                <m:t>j</m:t>
              </m:r>
            </m:sub>
            <m:sup/>
            <m:e>
              <m:sSub>
                <m:sSubPr>
                  <m:ctrlPr>
                    <w:ins w:id="102" w:author="Frick, Juergen" w:date="2019-08-29T16:53:00Z">
                      <w:rPr>
                        <w:rFonts w:ascii="Cambria Math" w:hAnsi="Cambria Math"/>
                        <w:i/>
                        <w:lang w:val="en-GB"/>
                      </w:rPr>
                    </w:ins>
                  </m:ctrlPr>
                </m:sSubPr>
                <m:e>
                  <m:r>
                    <w:rPr>
                      <w:rFonts w:ascii="Cambria Math" w:hAnsi="Cambria Math"/>
                      <w:lang w:val="en-GB"/>
                    </w:rPr>
                    <m:t>Y</m:t>
                  </m:r>
                </m:e>
                <m:sub>
                  <m:r>
                    <w:rPr>
                      <w:rFonts w:ascii="Cambria Math" w:hAnsi="Cambria Math"/>
                      <w:lang w:val="en-GB"/>
                    </w:rPr>
                    <m:t>j</m:t>
                  </m:r>
                </m:sub>
              </m:sSub>
              <m:sSub>
                <m:sSubPr>
                  <m:ctrlPr>
                    <w:ins w:id="103" w:author="Frick, Juergen" w:date="2019-08-29T16:53:00Z">
                      <w:rPr>
                        <w:rFonts w:ascii="Cambria Math" w:hAnsi="Cambria Math"/>
                        <w:i/>
                        <w:lang w:val="en-GB"/>
                      </w:rPr>
                    </w:ins>
                  </m:ctrlPr>
                </m:sSubPr>
                <m:e>
                  <m:r>
                    <w:rPr>
                      <w:rFonts w:ascii="Cambria Math" w:hAnsi="Cambria Math"/>
                      <w:lang w:val="en-GB"/>
                    </w:rPr>
                    <m:t>h</m:t>
                  </m:r>
                </m:e>
                <m:sub>
                  <m:r>
                    <w:rPr>
                      <w:rFonts w:ascii="Cambria Math" w:hAnsi="Cambria Math"/>
                      <w:lang w:val="en-GB"/>
                    </w:rPr>
                    <m:t>j</m:t>
                  </m:r>
                </m:sub>
              </m:sSub>
            </m:e>
          </m:nary>
        </m:oMath>
      </m:oMathPara>
    </w:p>
    <w:p w14:paraId="0B83EE7F" w14:textId="77777777" w:rsidR="00972C9B" w:rsidRPr="00C61419" w:rsidRDefault="00972C9B" w:rsidP="00972C9B">
      <w:pPr>
        <w:rPr>
          <w:rStyle w:val="apple-style-span"/>
          <w:rFonts w:ascii="Tahoma" w:hAnsi="Tahoma" w:cs="Tahoma"/>
          <w:color w:val="000000"/>
          <w:shd w:val="clear" w:color="auto" w:fill="FFFFFF"/>
          <w:lang w:val="en-GB"/>
        </w:rPr>
      </w:pPr>
      <w:proofErr w:type="gramStart"/>
      <w:r w:rsidRPr="00C61419">
        <w:rPr>
          <w:rStyle w:val="apple-style-span"/>
          <w:rFonts w:ascii="Tahoma" w:hAnsi="Tahoma" w:cs="Tahoma"/>
          <w:color w:val="000000"/>
          <w:shd w:val="clear" w:color="auto" w:fill="FFFFFF"/>
          <w:lang w:val="en-GB"/>
        </w:rPr>
        <w:t>and</w:t>
      </w:r>
      <w:proofErr w:type="gramEnd"/>
      <w:r w:rsidRPr="00C61419">
        <w:rPr>
          <w:rStyle w:val="apple-style-span"/>
          <w:rFonts w:ascii="Tahoma" w:hAnsi="Tahoma" w:cs="Tahoma"/>
          <w:color w:val="000000"/>
          <w:shd w:val="clear" w:color="auto" w:fill="FFFFFF"/>
          <w:lang w:val="en-GB"/>
        </w:rPr>
        <w:t xml:space="preserve"> for incompressible flows as:</w:t>
      </w:r>
    </w:p>
    <w:p w14:paraId="5F613954" w14:textId="77777777" w:rsidR="00972C9B" w:rsidRPr="00C61419" w:rsidRDefault="00972C9B" w:rsidP="00972C9B">
      <w:pPr>
        <w:rPr>
          <w:rFonts w:ascii="Tahoma" w:hAnsi="Tahoma" w:cs="Tahoma"/>
          <w:lang w:val="en-GB"/>
        </w:rPr>
      </w:pPr>
      <m:oMathPara>
        <m:oMath>
          <m:r>
            <w:rPr>
              <w:rFonts w:ascii="Cambria Math" w:hAnsi="Cambria Math"/>
              <w:lang w:val="en-GB"/>
            </w:rPr>
            <m:t>h=</m:t>
          </m:r>
          <m:nary>
            <m:naryPr>
              <m:chr m:val="∑"/>
              <m:limLoc m:val="undOvr"/>
              <m:supHide m:val="1"/>
              <m:ctrlPr>
                <w:ins w:id="104" w:author="Frick, Juergen" w:date="2019-08-29T16:53:00Z">
                  <w:rPr>
                    <w:rFonts w:ascii="Cambria Math" w:hAnsi="Cambria Math"/>
                    <w:i/>
                    <w:lang w:val="en-GB"/>
                  </w:rPr>
                </w:ins>
              </m:ctrlPr>
            </m:naryPr>
            <m:sub>
              <m:r>
                <w:rPr>
                  <w:rFonts w:ascii="Cambria Math" w:hAnsi="Cambria Math"/>
                  <w:lang w:val="en-GB"/>
                </w:rPr>
                <m:t>j</m:t>
              </m:r>
            </m:sub>
            <m:sup/>
            <m:e>
              <m:sSub>
                <m:sSubPr>
                  <m:ctrlPr>
                    <w:ins w:id="105" w:author="Frick, Juergen" w:date="2019-08-29T16:53:00Z">
                      <w:rPr>
                        <w:rFonts w:ascii="Cambria Math" w:hAnsi="Cambria Math"/>
                        <w:i/>
                        <w:lang w:val="en-GB"/>
                      </w:rPr>
                    </w:ins>
                  </m:ctrlPr>
                </m:sSubPr>
                <m:e>
                  <m:r>
                    <w:rPr>
                      <w:rFonts w:ascii="Cambria Math" w:hAnsi="Cambria Math"/>
                      <w:lang w:val="en-GB"/>
                    </w:rPr>
                    <m:t>Y</m:t>
                  </m:r>
                </m:e>
                <m:sub>
                  <m:r>
                    <w:rPr>
                      <w:rFonts w:ascii="Cambria Math" w:hAnsi="Cambria Math"/>
                      <w:lang w:val="en-GB"/>
                    </w:rPr>
                    <m:t>j</m:t>
                  </m:r>
                </m:sub>
              </m:sSub>
              <m:sSub>
                <m:sSubPr>
                  <m:ctrlPr>
                    <w:ins w:id="106" w:author="Frick, Juergen" w:date="2019-08-29T16:53:00Z">
                      <w:rPr>
                        <w:rFonts w:ascii="Cambria Math" w:hAnsi="Cambria Math"/>
                        <w:i/>
                        <w:lang w:val="en-GB"/>
                      </w:rPr>
                    </w:ins>
                  </m:ctrlPr>
                </m:sSubPr>
                <m:e>
                  <m:r>
                    <w:rPr>
                      <w:rFonts w:ascii="Cambria Math" w:hAnsi="Cambria Math"/>
                      <w:lang w:val="en-GB"/>
                    </w:rPr>
                    <m:t>h</m:t>
                  </m:r>
                </m:e>
                <m:sub>
                  <m:r>
                    <w:rPr>
                      <w:rFonts w:ascii="Cambria Math" w:hAnsi="Cambria Math"/>
                      <w:lang w:val="en-GB"/>
                    </w:rPr>
                    <m:t>j</m:t>
                  </m:r>
                </m:sub>
              </m:sSub>
            </m:e>
          </m:nary>
          <m:r>
            <w:rPr>
              <w:rFonts w:ascii="Cambria Math" w:hAnsi="Cambria Math"/>
              <w:lang w:val="en-GB"/>
            </w:rPr>
            <m:t>+</m:t>
          </m:r>
          <m:f>
            <m:fPr>
              <m:ctrlPr>
                <w:ins w:id="107" w:author="Frick, Juergen" w:date="2019-08-29T16:53:00Z">
                  <w:rPr>
                    <w:rFonts w:ascii="Cambria Math" w:hAnsi="Cambria Math"/>
                    <w:i/>
                    <w:lang w:val="en-GB"/>
                  </w:rPr>
                </w:ins>
              </m:ctrlPr>
            </m:fPr>
            <m:num>
              <m:r>
                <w:rPr>
                  <w:rFonts w:ascii="Cambria Math" w:hAnsi="Cambria Math"/>
                  <w:lang w:val="en-GB"/>
                </w:rPr>
                <m:t>p</m:t>
              </m:r>
            </m:num>
            <m:den>
              <m:r>
                <w:rPr>
                  <w:rFonts w:ascii="Cambria Math" w:hAnsi="Cambria Math"/>
                  <w:lang w:val="en-GB"/>
                </w:rPr>
                <m:t>ρ</m:t>
              </m:r>
            </m:den>
          </m:f>
        </m:oMath>
      </m:oMathPara>
    </w:p>
    <w:p w14:paraId="2FE13863" w14:textId="0B32C270" w:rsidR="00972C9B" w:rsidRPr="00C61419" w:rsidRDefault="00972C9B" w:rsidP="00972C9B">
      <w:pPr>
        <w:rPr>
          <w:lang w:val="en-GB"/>
        </w:rPr>
      </w:pPr>
      <w:proofErr w:type="gramStart"/>
      <w:r w:rsidRPr="00C61419">
        <w:rPr>
          <w:rFonts w:ascii="Tahoma" w:hAnsi="Tahoma" w:cs="Tahoma"/>
          <w:lang w:val="en-GB"/>
        </w:rPr>
        <w:t>where</w:t>
      </w:r>
      <w:proofErr w:type="gramEnd"/>
      <w:r w:rsidRPr="00C61419">
        <w:rPr>
          <w:rFonts w:ascii="Tahoma" w:hAnsi="Tahoma" w:cs="Tahoma"/>
          <w:lang w:val="en-GB"/>
        </w:rPr>
        <w:t xml:space="preserve"> the </w:t>
      </w:r>
      <m:oMath>
        <m:sSub>
          <m:sSubPr>
            <m:ctrlPr>
              <w:ins w:id="108" w:author="Frick, Juergen" w:date="2019-08-29T16:53:00Z">
                <w:rPr>
                  <w:rFonts w:ascii="Cambria Math" w:hAnsi="Cambria Math"/>
                  <w:i/>
                  <w:lang w:val="en-GB"/>
                </w:rPr>
              </w:ins>
            </m:ctrlPr>
          </m:sSubPr>
          <m:e>
            <m:r>
              <w:rPr>
                <w:rFonts w:ascii="Cambria Math" w:hAnsi="Cambria Math"/>
                <w:lang w:val="en-GB"/>
              </w:rPr>
              <m:t>Y</m:t>
            </m:r>
          </m:e>
          <m:sub>
            <m:r>
              <w:rPr>
                <w:rFonts w:ascii="Cambria Math" w:hAnsi="Cambria Math"/>
                <w:lang w:val="en-GB"/>
              </w:rPr>
              <m:t>j</m:t>
            </m:r>
          </m:sub>
        </m:sSub>
      </m:oMath>
      <w:r w:rsidRPr="00C61419">
        <w:rPr>
          <w:lang w:val="en-GB"/>
        </w:rPr>
        <w:t xml:space="preserve"> and </w:t>
      </w:r>
      <m:oMath>
        <m:sSub>
          <m:sSubPr>
            <m:ctrlPr>
              <w:ins w:id="109" w:author="Frick, Juergen" w:date="2019-08-29T16:53:00Z">
                <w:rPr>
                  <w:rFonts w:ascii="Cambria Math" w:hAnsi="Cambria Math"/>
                  <w:i/>
                  <w:lang w:val="en-GB"/>
                </w:rPr>
              </w:ins>
            </m:ctrlPr>
          </m:sSubPr>
          <m:e>
            <m:r>
              <w:rPr>
                <w:rFonts w:ascii="Cambria Math" w:hAnsi="Cambria Math"/>
                <w:lang w:val="en-GB"/>
              </w:rPr>
              <m:t>h</m:t>
            </m:r>
          </m:e>
          <m:sub>
            <m:r>
              <w:rPr>
                <w:rFonts w:ascii="Cambria Math" w:hAnsi="Cambria Math"/>
                <w:lang w:val="en-GB"/>
              </w:rPr>
              <m:t>j</m:t>
            </m:r>
          </m:sub>
        </m:sSub>
      </m:oMath>
      <w:r w:rsidRPr="00C61419">
        <w:rPr>
          <w:lang w:val="en-GB"/>
        </w:rPr>
        <w:t xml:space="preserve"> are respectively the mass fraction</w:t>
      </w:r>
      <w:r w:rsidR="00F57FF8" w:rsidRPr="00C61419">
        <w:rPr>
          <w:lang w:val="en-GB"/>
        </w:rPr>
        <w:t xml:space="preserve"> </w:t>
      </w:r>
      <w:r w:rsidRPr="00C61419">
        <w:rPr>
          <w:lang w:val="en-GB"/>
        </w:rPr>
        <w:t xml:space="preserve">and the </w:t>
      </w:r>
      <w:r w:rsidRPr="00C61419">
        <w:rPr>
          <w:rStyle w:val="apple-style-span"/>
          <w:rFonts w:ascii="Tahoma" w:hAnsi="Tahoma" w:cs="Tahoma"/>
          <w:color w:val="000000"/>
          <w:shd w:val="clear" w:color="auto" w:fill="FFFFFF"/>
          <w:lang w:val="en-GB"/>
        </w:rPr>
        <w:t>enthalpy</w:t>
      </w:r>
      <w:r w:rsidRPr="00C61419">
        <w:rPr>
          <w:lang w:val="en-GB"/>
        </w:rPr>
        <w:t xml:space="preserve"> of species j.</w:t>
      </w:r>
    </w:p>
    <w:p w14:paraId="6E3D04E1" w14:textId="77777777" w:rsidR="00972C9B" w:rsidRPr="00C61419" w:rsidRDefault="00972C9B" w:rsidP="00972C9B">
      <w:pPr>
        <w:rPr>
          <w:lang w:val="en-GB"/>
        </w:rPr>
      </w:pPr>
    </w:p>
    <w:p w14:paraId="3F002D1A" w14:textId="722121AD" w:rsidR="00287804" w:rsidRPr="00C61419" w:rsidRDefault="00A956D2" w:rsidP="00972C9B">
      <w:pPr>
        <w:rPr>
          <w:lang w:val="en-GB"/>
        </w:rPr>
      </w:pPr>
      <w:r w:rsidRPr="00C61419">
        <w:rPr>
          <w:lang w:val="en-GB"/>
        </w:rPr>
        <w:lastRenderedPageBreak/>
        <w:t>Resolving the differential equations described, it</w:t>
      </w:r>
      <w:r w:rsidR="00F57FF8" w:rsidRPr="00C61419">
        <w:rPr>
          <w:lang w:val="en-GB"/>
        </w:rPr>
        <w:t xml:space="preserve"> i</w:t>
      </w:r>
      <w:r w:rsidRPr="00C61419">
        <w:rPr>
          <w:lang w:val="en-GB"/>
        </w:rPr>
        <w:t xml:space="preserve">s possible to obtain the temperature, pressure and velocity fields inside the </w:t>
      </w:r>
      <w:r w:rsidR="00906404" w:rsidRPr="00C61419">
        <w:rPr>
          <w:lang w:val="en-GB"/>
        </w:rPr>
        <w:t>analysed</w:t>
      </w:r>
      <w:r w:rsidR="00F57FF8" w:rsidRPr="00C61419">
        <w:rPr>
          <w:lang w:val="en-GB"/>
        </w:rPr>
        <w:t xml:space="preserve"> </w:t>
      </w:r>
      <w:r w:rsidRPr="00C61419">
        <w:rPr>
          <w:lang w:val="en-GB"/>
        </w:rPr>
        <w:t>ambient.</w:t>
      </w:r>
    </w:p>
    <w:p w14:paraId="19A425AF" w14:textId="0050336E" w:rsidR="00972C9B" w:rsidRPr="00C61419" w:rsidRDefault="00287804" w:rsidP="00972C9B">
      <w:pPr>
        <w:rPr>
          <w:lang w:val="en-GB"/>
        </w:rPr>
      </w:pPr>
      <w:r w:rsidRPr="00C61419">
        <w:rPr>
          <w:lang w:val="en-GB"/>
        </w:rPr>
        <w:t xml:space="preserve">In </w:t>
      </w:r>
      <w:r w:rsidR="00F57FF8" w:rsidRPr="00C61419">
        <w:rPr>
          <w:lang w:val="en-GB"/>
        </w:rPr>
        <w:t xml:space="preserve">a </w:t>
      </w:r>
      <w:r w:rsidRPr="00C61419">
        <w:rPr>
          <w:lang w:val="en-GB"/>
        </w:rPr>
        <w:t xml:space="preserve">museum environment and </w:t>
      </w:r>
      <w:r w:rsidR="00F57FF8" w:rsidRPr="00C61419">
        <w:rPr>
          <w:lang w:val="en-GB"/>
        </w:rPr>
        <w:t xml:space="preserve">historical </w:t>
      </w:r>
      <w:r w:rsidRPr="00C61419">
        <w:rPr>
          <w:lang w:val="en-GB"/>
        </w:rPr>
        <w:t>building, the temporal stability and the spatial uniformity of the indoor microclimatic parameters are necessary, primarily for the correct artwork conservation and then fo</w:t>
      </w:r>
      <w:r w:rsidR="00B627F3" w:rsidRPr="00C61419">
        <w:rPr>
          <w:lang w:val="en-GB"/>
        </w:rPr>
        <w:t>r the occupant thermal comfort.</w:t>
      </w:r>
    </w:p>
    <w:p w14:paraId="29A712E8" w14:textId="4AABE98E" w:rsidR="00784259" w:rsidRPr="00C61419" w:rsidRDefault="00972C9B" w:rsidP="00784259">
      <w:pPr>
        <w:rPr>
          <w:lang w:val="en-GB"/>
        </w:rPr>
      </w:pPr>
      <w:r w:rsidRPr="00C61419">
        <w:rPr>
          <w:lang w:val="en-GB"/>
        </w:rPr>
        <w:t xml:space="preserve">Thus, an air-conditioning system, working during all the year and characterized by high performances, is necessary: an optimal control is required as regards the indoor microclimatic parameter values </w:t>
      </w:r>
      <w:r w:rsidRPr="00C61419">
        <w:rPr>
          <w:lang w:val="en-GB"/>
        </w:rPr>
        <w:fldChar w:fldCharType="begin"/>
      </w:r>
      <w:r w:rsidRPr="00C61419">
        <w:rPr>
          <w:lang w:val="en-GB"/>
        </w:rPr>
        <w:instrText xml:space="preserve"> REF _Ref15458982 \r \h </w:instrText>
      </w:r>
      <w:r w:rsidRPr="00C61419">
        <w:rPr>
          <w:lang w:val="en-GB"/>
        </w:rPr>
      </w:r>
      <w:r w:rsidRPr="00C61419">
        <w:rPr>
          <w:lang w:val="en-GB"/>
        </w:rPr>
        <w:fldChar w:fldCharType="separate"/>
      </w:r>
      <w:r w:rsidR="00C21AAA" w:rsidRPr="00C61419">
        <w:rPr>
          <w:lang w:val="en-GB"/>
        </w:rPr>
        <w:t>[1]</w:t>
      </w:r>
      <w:r w:rsidRPr="00C61419">
        <w:rPr>
          <w:lang w:val="en-GB"/>
        </w:rPr>
        <w:fldChar w:fldCharType="end"/>
      </w:r>
      <w:r w:rsidRPr="00C61419">
        <w:rPr>
          <w:lang w:val="en-GB"/>
        </w:rPr>
        <w:t xml:space="preserve">, </w:t>
      </w:r>
      <w:r w:rsidRPr="00C61419">
        <w:rPr>
          <w:lang w:val="en-GB"/>
        </w:rPr>
        <w:fldChar w:fldCharType="begin"/>
      </w:r>
      <w:r w:rsidRPr="00C61419">
        <w:rPr>
          <w:lang w:val="en-GB"/>
        </w:rPr>
        <w:instrText xml:space="preserve"> REF _Ref15458985 \r \h </w:instrText>
      </w:r>
      <w:r w:rsidRPr="00C61419">
        <w:rPr>
          <w:lang w:val="en-GB"/>
        </w:rPr>
      </w:r>
      <w:r w:rsidRPr="00C61419">
        <w:rPr>
          <w:lang w:val="en-GB"/>
        </w:rPr>
        <w:fldChar w:fldCharType="separate"/>
      </w:r>
      <w:r w:rsidR="00C21AAA" w:rsidRPr="00C61419">
        <w:rPr>
          <w:lang w:val="en-GB"/>
        </w:rPr>
        <w:t>[2]</w:t>
      </w:r>
      <w:r w:rsidRPr="00C61419">
        <w:rPr>
          <w:lang w:val="en-GB"/>
        </w:rPr>
        <w:fldChar w:fldCharType="end"/>
      </w:r>
      <w:r w:rsidRPr="00C61419">
        <w:rPr>
          <w:lang w:val="en-GB"/>
        </w:rPr>
        <w:t xml:space="preserve"> that have to be stable over time and space; moderate energy costs are desirable too. Testing the Heating, Ventilation and Air-Conditioning systems (HVAC) performances becomes a fundamental practice inside the designing activity </w:t>
      </w:r>
      <w:r w:rsidRPr="00C61419">
        <w:rPr>
          <w:lang w:val="en-GB"/>
        </w:rPr>
        <w:fldChar w:fldCharType="begin"/>
      </w:r>
      <w:r w:rsidRPr="00C61419">
        <w:rPr>
          <w:lang w:val="en-GB"/>
        </w:rPr>
        <w:instrText xml:space="preserve"> REF _Ref15459073 \r \h </w:instrText>
      </w:r>
      <w:r w:rsidRPr="00C61419">
        <w:rPr>
          <w:lang w:val="en-GB"/>
        </w:rPr>
      </w:r>
      <w:r w:rsidRPr="00C61419">
        <w:rPr>
          <w:lang w:val="en-GB"/>
        </w:rPr>
        <w:fldChar w:fldCharType="separate"/>
      </w:r>
      <w:r w:rsidR="00C21AAA" w:rsidRPr="00C61419">
        <w:rPr>
          <w:lang w:val="en-GB"/>
        </w:rPr>
        <w:t>[3]</w:t>
      </w:r>
      <w:r w:rsidRPr="00C61419">
        <w:rPr>
          <w:lang w:val="en-GB"/>
        </w:rPr>
        <w:fldChar w:fldCharType="end"/>
      </w:r>
      <w:r w:rsidRPr="00C61419">
        <w:rPr>
          <w:lang w:val="en-GB"/>
        </w:rPr>
        <w:t xml:space="preserve">, </w:t>
      </w:r>
      <w:r w:rsidRPr="00C61419">
        <w:rPr>
          <w:lang w:val="en-GB"/>
        </w:rPr>
        <w:fldChar w:fldCharType="begin"/>
      </w:r>
      <w:r w:rsidRPr="00C61419">
        <w:rPr>
          <w:lang w:val="en-GB"/>
        </w:rPr>
        <w:instrText xml:space="preserve"> REF _Ref15459075 \r \h </w:instrText>
      </w:r>
      <w:r w:rsidRPr="00C61419">
        <w:rPr>
          <w:lang w:val="en-GB"/>
        </w:rPr>
      </w:r>
      <w:r w:rsidRPr="00C61419">
        <w:rPr>
          <w:lang w:val="en-GB"/>
        </w:rPr>
        <w:fldChar w:fldCharType="separate"/>
      </w:r>
      <w:r w:rsidR="00C21AAA" w:rsidRPr="00C61419">
        <w:rPr>
          <w:lang w:val="en-GB"/>
        </w:rPr>
        <w:t>[4]</w:t>
      </w:r>
      <w:r w:rsidRPr="00C61419">
        <w:rPr>
          <w:lang w:val="en-GB"/>
        </w:rPr>
        <w:fldChar w:fldCharType="end"/>
      </w:r>
      <w:r w:rsidRPr="00C61419">
        <w:rPr>
          <w:lang w:val="en-GB"/>
        </w:rPr>
        <w:t xml:space="preserve">, and using the numerical analyses is very convenient in order to predict the ability of the proposed system </w:t>
      </w:r>
      <w:r w:rsidR="00B17509" w:rsidRPr="00C61419">
        <w:rPr>
          <w:lang w:val="en-GB"/>
        </w:rPr>
        <w:t>in maintaining the design data.</w:t>
      </w:r>
    </w:p>
    <w:p w14:paraId="402BD2DD" w14:textId="77777777" w:rsidR="00784259" w:rsidRPr="00C61419" w:rsidRDefault="00784259" w:rsidP="00784259">
      <w:pPr>
        <w:rPr>
          <w:lang w:val="en-GB"/>
        </w:rPr>
      </w:pPr>
    </w:p>
    <w:p w14:paraId="52485B34" w14:textId="31F9DFEF" w:rsidR="006D2610" w:rsidRPr="00C61419" w:rsidRDefault="006D2610" w:rsidP="001F6553">
      <w:pPr>
        <w:pStyle w:val="AI4EUHeader3"/>
      </w:pPr>
      <w:proofErr w:type="spellStart"/>
      <w:r w:rsidRPr="00C61419">
        <w:t>Comsol</w:t>
      </w:r>
      <w:proofErr w:type="spellEnd"/>
      <w:r w:rsidRPr="00C61419">
        <w:t xml:space="preserve"> (TU</w:t>
      </w:r>
      <w:r w:rsidR="00A35D07" w:rsidRPr="00C61419">
        <w:t>G</w:t>
      </w:r>
      <w:r w:rsidRPr="00C61419">
        <w:t>-IES):</w:t>
      </w:r>
    </w:p>
    <w:p w14:paraId="4C8C0E9D" w14:textId="77777777" w:rsidR="00B17509" w:rsidRPr="00C61419" w:rsidRDefault="00B17509" w:rsidP="003F2016">
      <w:pPr>
        <w:rPr>
          <w:lang w:val="en-GB"/>
        </w:rPr>
      </w:pPr>
    </w:p>
    <w:p w14:paraId="6D956B20" w14:textId="6266B27F" w:rsidR="00B16188" w:rsidRPr="00C61419" w:rsidRDefault="00A35D07" w:rsidP="00B16188">
      <w:pPr>
        <w:rPr>
          <w:lang w:val="en-GB"/>
        </w:rPr>
      </w:pPr>
      <w:r w:rsidRPr="00C61419">
        <w:rPr>
          <w:lang w:val="en-GB"/>
        </w:rPr>
        <w:t>TUG-IES is covering in Task 3.3 (Multi-physi</w:t>
      </w:r>
      <w:r w:rsidR="00806C73" w:rsidRPr="00C61419">
        <w:rPr>
          <w:lang w:val="en-GB"/>
        </w:rPr>
        <w:t>cal environ</w:t>
      </w:r>
      <w:r w:rsidRPr="00C61419">
        <w:rPr>
          <w:lang w:val="en-GB"/>
        </w:rPr>
        <w:t>mental Simulations of CH Exhibition Impacts) the simulations of dust formation and accumulation</w:t>
      </w:r>
      <w:r w:rsidR="00776342" w:rsidRPr="00C61419">
        <w:rPr>
          <w:lang w:val="en-GB"/>
        </w:rPr>
        <w:t xml:space="preserve"> with appropriate spatial resolution</w:t>
      </w:r>
      <w:r w:rsidRPr="00C61419">
        <w:rPr>
          <w:lang w:val="en-GB"/>
        </w:rPr>
        <w:t>.</w:t>
      </w:r>
      <w:r w:rsidR="00B8550F" w:rsidRPr="00C61419">
        <w:rPr>
          <w:lang w:val="en-GB"/>
        </w:rPr>
        <w:t xml:space="preserve"> </w:t>
      </w:r>
      <w:r w:rsidR="00E139DB" w:rsidRPr="00C61419">
        <w:rPr>
          <w:lang w:val="en-GB"/>
        </w:rPr>
        <w:t>To achieve these results, two differ</w:t>
      </w:r>
      <w:r w:rsidR="00454835" w:rsidRPr="00C61419">
        <w:rPr>
          <w:lang w:val="en-GB"/>
        </w:rPr>
        <w:t xml:space="preserve">ent simulations </w:t>
      </w:r>
      <w:proofErr w:type="gramStart"/>
      <w:r w:rsidR="00454835" w:rsidRPr="00C61419">
        <w:rPr>
          <w:lang w:val="en-GB"/>
        </w:rPr>
        <w:t>are conducted</w:t>
      </w:r>
      <w:proofErr w:type="gramEnd"/>
      <w:r w:rsidR="00E139DB" w:rsidRPr="00C61419">
        <w:rPr>
          <w:lang w:val="en-GB"/>
        </w:rPr>
        <w:t>, whereby the second simulation is built on the</w:t>
      </w:r>
      <w:r w:rsidR="00CC56F8" w:rsidRPr="00C61419">
        <w:rPr>
          <w:lang w:val="en-GB"/>
        </w:rPr>
        <w:t xml:space="preserve"> results of the</w:t>
      </w:r>
      <w:r w:rsidR="00E139DB" w:rsidRPr="00C61419">
        <w:rPr>
          <w:lang w:val="en-GB"/>
        </w:rPr>
        <w:t xml:space="preserve"> first </w:t>
      </w:r>
      <w:r w:rsidR="00CC56F8" w:rsidRPr="00C61419">
        <w:rPr>
          <w:lang w:val="en-GB"/>
        </w:rPr>
        <w:t>simulation</w:t>
      </w:r>
      <w:r w:rsidR="00E139DB" w:rsidRPr="00C61419">
        <w:rPr>
          <w:lang w:val="en-GB"/>
        </w:rPr>
        <w:t xml:space="preserve">. </w:t>
      </w:r>
      <w:r w:rsidR="00B8550F" w:rsidRPr="00C61419">
        <w:rPr>
          <w:lang w:val="en-GB"/>
        </w:rPr>
        <w:t xml:space="preserve">First, a computational fluid dynamic (CFD) simulation is performed </w:t>
      </w:r>
      <w:proofErr w:type="gramStart"/>
      <w:r w:rsidR="00B8550F" w:rsidRPr="00C61419">
        <w:rPr>
          <w:lang w:val="en-GB"/>
        </w:rPr>
        <w:t>on the basis of</w:t>
      </w:r>
      <w:proofErr w:type="gramEnd"/>
      <w:r w:rsidR="00B8550F" w:rsidRPr="00C61419">
        <w:rPr>
          <w:lang w:val="en-GB"/>
        </w:rPr>
        <w:t xml:space="preserve"> the IUAV model results and experimental sensor data from</w:t>
      </w:r>
      <w:r w:rsidR="00890B13" w:rsidRPr="00C61419">
        <w:rPr>
          <w:lang w:val="en-GB"/>
        </w:rPr>
        <w:t xml:space="preserve"> particulate matter </w:t>
      </w:r>
      <w:r w:rsidR="00B8550F" w:rsidRPr="00C61419">
        <w:rPr>
          <w:lang w:val="en-GB"/>
        </w:rPr>
        <w:t>(PM10, PM2.5), temperature and humidity sensors.</w:t>
      </w:r>
      <w:r w:rsidR="005501B8" w:rsidRPr="00C61419">
        <w:rPr>
          <w:lang w:val="en-GB"/>
        </w:rPr>
        <w:t xml:space="preserve"> </w:t>
      </w:r>
      <w:r w:rsidR="008571B6" w:rsidRPr="00C61419">
        <w:rPr>
          <w:lang w:val="en-GB"/>
        </w:rPr>
        <w:t xml:space="preserve">The CFD simulations </w:t>
      </w:r>
      <w:proofErr w:type="gramStart"/>
      <w:r w:rsidR="008571B6" w:rsidRPr="00C61419">
        <w:rPr>
          <w:lang w:val="en-GB"/>
        </w:rPr>
        <w:t>are based</w:t>
      </w:r>
      <w:proofErr w:type="gramEnd"/>
      <w:r w:rsidR="008571B6" w:rsidRPr="00C61419">
        <w:rPr>
          <w:lang w:val="en-GB"/>
        </w:rPr>
        <w:t xml:space="preserve"> on the well-known </w:t>
      </w:r>
      <w:proofErr w:type="spellStart"/>
      <w:r w:rsidR="008571B6" w:rsidRPr="00C61419">
        <w:rPr>
          <w:lang w:val="en-GB"/>
        </w:rPr>
        <w:t>Navier</w:t>
      </w:r>
      <w:proofErr w:type="spellEnd"/>
      <w:r w:rsidR="008571B6" w:rsidRPr="00C61419">
        <w:rPr>
          <w:lang w:val="en-GB"/>
        </w:rPr>
        <w:t xml:space="preserve">-Stokes equations. </w:t>
      </w:r>
      <w:r w:rsidR="005501B8" w:rsidRPr="00C61419">
        <w:rPr>
          <w:lang w:val="en-GB"/>
        </w:rPr>
        <w:t>S</w:t>
      </w:r>
      <w:r w:rsidR="00BA2D3E" w:rsidRPr="00C61419">
        <w:rPr>
          <w:lang w:val="en-GB"/>
        </w:rPr>
        <w:t>econd,</w:t>
      </w:r>
      <w:r w:rsidR="005501B8" w:rsidRPr="00C61419">
        <w:rPr>
          <w:lang w:val="en-GB"/>
        </w:rPr>
        <w:t xml:space="preserve"> </w:t>
      </w:r>
      <w:proofErr w:type="gramStart"/>
      <w:r w:rsidR="005501B8" w:rsidRPr="00C61419">
        <w:rPr>
          <w:lang w:val="en-GB"/>
        </w:rPr>
        <w:t>particle tra</w:t>
      </w:r>
      <w:r w:rsidR="0039085E" w:rsidRPr="00C61419">
        <w:rPr>
          <w:lang w:val="en-GB"/>
        </w:rPr>
        <w:t>cing</w:t>
      </w:r>
      <w:proofErr w:type="gramEnd"/>
      <w:r w:rsidR="0039085E" w:rsidRPr="00C61419">
        <w:rPr>
          <w:lang w:val="en-GB"/>
        </w:rPr>
        <w:t xml:space="preserve"> simulation</w:t>
      </w:r>
      <w:r w:rsidR="00BA2D3E" w:rsidRPr="00C61419">
        <w:rPr>
          <w:lang w:val="en-GB"/>
        </w:rPr>
        <w:t>s</w:t>
      </w:r>
      <w:r w:rsidR="0039085E" w:rsidRPr="00C61419">
        <w:rPr>
          <w:lang w:val="en-GB"/>
        </w:rPr>
        <w:t xml:space="preserve"> </w:t>
      </w:r>
      <w:r w:rsidR="00BA2D3E" w:rsidRPr="00C61419">
        <w:rPr>
          <w:lang w:val="en-GB"/>
        </w:rPr>
        <w:t>are</w:t>
      </w:r>
      <w:r w:rsidR="0039085E" w:rsidRPr="00C61419">
        <w:rPr>
          <w:lang w:val="en-GB"/>
        </w:rPr>
        <w:t xml:space="preserve"> performed </w:t>
      </w:r>
      <w:r w:rsidR="00CC4320" w:rsidRPr="00C61419">
        <w:rPr>
          <w:lang w:val="en-GB"/>
        </w:rPr>
        <w:t>on the basis of</w:t>
      </w:r>
      <w:r w:rsidR="0039085E" w:rsidRPr="00C61419">
        <w:rPr>
          <w:lang w:val="en-GB"/>
        </w:rPr>
        <w:t xml:space="preserve"> the prior results of the CFD simulation</w:t>
      </w:r>
      <w:r w:rsidR="00E9273C" w:rsidRPr="00C61419">
        <w:rPr>
          <w:lang w:val="en-GB"/>
        </w:rPr>
        <w:t>s</w:t>
      </w:r>
      <w:r w:rsidR="00F37778" w:rsidRPr="00C61419">
        <w:rPr>
          <w:lang w:val="en-GB"/>
        </w:rPr>
        <w:t>.</w:t>
      </w:r>
      <w:r w:rsidR="00E9273C" w:rsidRPr="00C61419">
        <w:rPr>
          <w:lang w:val="en-GB"/>
        </w:rPr>
        <w:t xml:space="preserve"> The particle tracing </w:t>
      </w:r>
      <w:proofErr w:type="gramStart"/>
      <w:r w:rsidR="00E9273C" w:rsidRPr="00C61419">
        <w:rPr>
          <w:lang w:val="en-GB"/>
        </w:rPr>
        <w:t>is based</w:t>
      </w:r>
      <w:proofErr w:type="gramEnd"/>
      <w:r w:rsidR="00E9273C" w:rsidRPr="00C61419">
        <w:rPr>
          <w:lang w:val="en-GB"/>
        </w:rPr>
        <w:t xml:space="preserve"> on Newton’s law of motion.</w:t>
      </w:r>
      <w:r w:rsidR="00F37778" w:rsidRPr="00C61419">
        <w:rPr>
          <w:lang w:val="en-GB"/>
        </w:rPr>
        <w:t xml:space="preserve"> </w:t>
      </w:r>
      <w:r w:rsidR="004B59EE" w:rsidRPr="00C61419">
        <w:rPr>
          <w:lang w:val="en-GB"/>
        </w:rPr>
        <w:t xml:space="preserve">The simulations </w:t>
      </w:r>
      <w:proofErr w:type="gramStart"/>
      <w:r w:rsidR="004B59EE" w:rsidRPr="00C61419">
        <w:rPr>
          <w:lang w:val="en-GB"/>
        </w:rPr>
        <w:t xml:space="preserve">are </w:t>
      </w:r>
      <w:r w:rsidR="00845D4C" w:rsidRPr="00C61419">
        <w:rPr>
          <w:lang w:val="en-GB"/>
        </w:rPr>
        <w:t>accomplished</w:t>
      </w:r>
      <w:proofErr w:type="gramEnd"/>
      <w:r w:rsidR="004B59EE" w:rsidRPr="00C61419">
        <w:rPr>
          <w:lang w:val="en-GB"/>
        </w:rPr>
        <w:t xml:space="preserve"> in COMSOL </w:t>
      </w:r>
      <w:proofErr w:type="spellStart"/>
      <w:r w:rsidR="004B59EE" w:rsidRPr="00C61419">
        <w:rPr>
          <w:lang w:val="en-GB"/>
        </w:rPr>
        <w:t>Multiphysics</w:t>
      </w:r>
      <w:proofErr w:type="spellEnd"/>
      <w:r w:rsidR="004B59EE" w:rsidRPr="00C61419">
        <w:rPr>
          <w:lang w:val="en-GB"/>
        </w:rPr>
        <w:t xml:space="preserve"> 5.4</w:t>
      </w:r>
      <w:r w:rsidR="00E348AA" w:rsidRPr="00C61419">
        <w:rPr>
          <w:lang w:val="en-GB"/>
        </w:rPr>
        <w:t xml:space="preserve"> (</w:t>
      </w:r>
      <w:r w:rsidR="004B59EE" w:rsidRPr="00C61419">
        <w:rPr>
          <w:lang w:val="en-GB"/>
        </w:rPr>
        <w:t xml:space="preserve">COMSOL </w:t>
      </w:r>
      <w:proofErr w:type="spellStart"/>
      <w:r w:rsidR="00EF5957" w:rsidRPr="00C61419">
        <w:rPr>
          <w:lang w:val="en-GB"/>
        </w:rPr>
        <w:t>Multiphysics</w:t>
      </w:r>
      <w:proofErr w:type="spellEnd"/>
      <w:r w:rsidR="00EF5957" w:rsidRPr="00C61419">
        <w:rPr>
          <w:lang w:val="en-GB"/>
        </w:rPr>
        <w:t xml:space="preserve"> GmbH</w:t>
      </w:r>
      <w:r w:rsidR="00E348AA" w:rsidRPr="00C61419">
        <w:rPr>
          <w:lang w:val="en-GB"/>
        </w:rPr>
        <w:t>)</w:t>
      </w:r>
      <w:r w:rsidR="009F0688" w:rsidRPr="00C61419">
        <w:rPr>
          <w:lang w:val="en-GB"/>
        </w:rPr>
        <w:t xml:space="preserve"> which </w:t>
      </w:r>
      <w:r w:rsidR="00CD6DB2" w:rsidRPr="00C61419">
        <w:rPr>
          <w:lang w:val="en-GB"/>
        </w:rPr>
        <w:t xml:space="preserve">is </w:t>
      </w:r>
      <w:r w:rsidR="00D6060C" w:rsidRPr="00C61419">
        <w:rPr>
          <w:lang w:val="en-GB"/>
        </w:rPr>
        <w:t>built on</w:t>
      </w:r>
      <w:r w:rsidR="00CD6DB2" w:rsidRPr="00C61419">
        <w:rPr>
          <w:lang w:val="en-GB"/>
        </w:rPr>
        <w:t xml:space="preserve"> the finite element method (FEM), where the computations of the whole domain </w:t>
      </w:r>
      <w:r w:rsidR="00632B05" w:rsidRPr="00C61419">
        <w:rPr>
          <w:lang w:val="en-GB"/>
        </w:rPr>
        <w:t>are</w:t>
      </w:r>
      <w:r w:rsidR="00CD6DB2" w:rsidRPr="00C61419">
        <w:rPr>
          <w:lang w:val="en-GB"/>
        </w:rPr>
        <w:t xml:space="preserve"> split into smaller, simpler </w:t>
      </w:r>
      <w:r w:rsidR="00461150" w:rsidRPr="00C61419">
        <w:rPr>
          <w:lang w:val="en-GB"/>
        </w:rPr>
        <w:t>steps</w:t>
      </w:r>
      <w:r w:rsidR="00CD6DB2" w:rsidRPr="00C61419">
        <w:rPr>
          <w:lang w:val="en-GB"/>
        </w:rPr>
        <w:t>. COMSOL</w:t>
      </w:r>
      <w:r w:rsidR="009A2C30" w:rsidRPr="00C61419">
        <w:rPr>
          <w:lang w:val="en-GB"/>
        </w:rPr>
        <w:t xml:space="preserve"> enables the possibility to either couple different physical models or perform successive physical simulations based on the prior results. </w:t>
      </w:r>
      <w:r w:rsidR="009E0C89" w:rsidRPr="00C61419">
        <w:rPr>
          <w:lang w:val="en-GB"/>
        </w:rPr>
        <w:t xml:space="preserve">This facilitates the modelling of </w:t>
      </w:r>
      <w:r w:rsidR="00776342" w:rsidRPr="00C61419">
        <w:rPr>
          <w:lang w:val="en-GB"/>
        </w:rPr>
        <w:t xml:space="preserve">particle movement </w:t>
      </w:r>
      <w:r w:rsidR="00C170C3" w:rsidRPr="00C61419">
        <w:rPr>
          <w:lang w:val="en-GB"/>
        </w:rPr>
        <w:t>and accumulation</w:t>
      </w:r>
      <w:r w:rsidR="009E0C89" w:rsidRPr="00C61419">
        <w:rPr>
          <w:lang w:val="en-GB"/>
        </w:rPr>
        <w:t xml:space="preserve"> on pre</w:t>
      </w:r>
      <w:r w:rsidR="004E3F8A" w:rsidRPr="00C61419">
        <w:rPr>
          <w:lang w:val="en-GB"/>
        </w:rPr>
        <w:t>v</w:t>
      </w:r>
      <w:r w:rsidR="006D253E" w:rsidRPr="00C61419">
        <w:rPr>
          <w:lang w:val="en-GB"/>
        </w:rPr>
        <w:t xml:space="preserve">ious fluid dynamic </w:t>
      </w:r>
      <w:r w:rsidR="00C37836" w:rsidRPr="00C61419">
        <w:rPr>
          <w:lang w:val="en-GB"/>
        </w:rPr>
        <w:t xml:space="preserve">simulations. From </w:t>
      </w:r>
      <w:r w:rsidR="00F57FF8" w:rsidRPr="00C61419">
        <w:rPr>
          <w:lang w:val="en-GB"/>
        </w:rPr>
        <w:t xml:space="preserve">a </w:t>
      </w:r>
      <w:r w:rsidR="00C37836" w:rsidRPr="00C61419">
        <w:rPr>
          <w:lang w:val="en-GB"/>
        </w:rPr>
        <w:t xml:space="preserve">geometrical point of view, the simulations </w:t>
      </w:r>
      <w:proofErr w:type="gramStart"/>
      <w:r w:rsidR="00C37836" w:rsidRPr="00C61419">
        <w:rPr>
          <w:lang w:val="en-GB"/>
        </w:rPr>
        <w:t>are performed</w:t>
      </w:r>
      <w:proofErr w:type="gramEnd"/>
      <w:r w:rsidR="00C37836" w:rsidRPr="00C61419">
        <w:rPr>
          <w:lang w:val="en-GB"/>
        </w:rPr>
        <w:t xml:space="preserve"> for a case study museums room provided by IUAV. Here, the openings (doors, windows), HVAC system or possible visitors are particle sources and have a major impact on the simulation. The boundary conditions are the walls and openings, temperature and humidity. Both simulations </w:t>
      </w:r>
      <w:proofErr w:type="gramStart"/>
      <w:r w:rsidR="00C37836" w:rsidRPr="00C61419">
        <w:rPr>
          <w:lang w:val="en-GB"/>
        </w:rPr>
        <w:t>are conducted</w:t>
      </w:r>
      <w:proofErr w:type="gramEnd"/>
      <w:r w:rsidR="00C37836" w:rsidRPr="00C61419">
        <w:rPr>
          <w:lang w:val="en-GB"/>
        </w:rPr>
        <w:t xml:space="preserve"> in air. </w:t>
      </w:r>
      <w:r w:rsidR="004C3FA0" w:rsidRPr="00C61419">
        <w:rPr>
          <w:lang w:val="en-GB"/>
        </w:rPr>
        <w:t>The time scale of the simulations will be in the range of minutes for daily particle formation</w:t>
      </w:r>
      <w:r w:rsidR="00C37836" w:rsidRPr="00C61419">
        <w:rPr>
          <w:lang w:val="en-GB"/>
        </w:rPr>
        <w:t xml:space="preserve">. </w:t>
      </w:r>
      <w:r w:rsidR="00F33306" w:rsidRPr="00C61419">
        <w:rPr>
          <w:lang w:val="en-GB"/>
        </w:rPr>
        <w:t>The particle simulations take into account</w:t>
      </w:r>
      <w:r w:rsidR="00FF2681" w:rsidRPr="00C61419">
        <w:rPr>
          <w:lang w:val="en-GB"/>
        </w:rPr>
        <w:t xml:space="preserve"> </w:t>
      </w:r>
      <w:r w:rsidR="00F33306" w:rsidRPr="00C61419">
        <w:rPr>
          <w:lang w:val="en-GB"/>
        </w:rPr>
        <w:t>solid particles consisting of soot, mineral dust and other organic sources.</w:t>
      </w:r>
      <w:r w:rsidR="00B76EF7" w:rsidRPr="00C61419">
        <w:rPr>
          <w:lang w:val="en-GB"/>
        </w:rPr>
        <w:t xml:space="preserve"> </w:t>
      </w:r>
      <w:r w:rsidR="00597D72" w:rsidRPr="00C61419">
        <w:rPr>
          <w:lang w:val="en-GB"/>
        </w:rPr>
        <w:t xml:space="preserve">COMSOL implements </w:t>
      </w:r>
      <w:r w:rsidR="00961DEC" w:rsidRPr="00C61419">
        <w:rPr>
          <w:lang w:val="en-GB"/>
        </w:rPr>
        <w:t>different</w:t>
      </w:r>
      <w:r w:rsidR="00597D72" w:rsidRPr="00C61419">
        <w:rPr>
          <w:lang w:val="en-GB"/>
        </w:rPr>
        <w:t xml:space="preserve"> numerical solvers</w:t>
      </w:r>
      <w:r w:rsidR="00961DEC" w:rsidRPr="00C61419">
        <w:rPr>
          <w:lang w:val="en-GB"/>
        </w:rPr>
        <w:t xml:space="preserve"> for a variety of simulations/applications</w:t>
      </w:r>
      <w:r w:rsidR="00597D72" w:rsidRPr="00C61419">
        <w:rPr>
          <w:lang w:val="en-GB"/>
        </w:rPr>
        <w:t xml:space="preserve">, whereby </w:t>
      </w:r>
      <w:proofErr w:type="gramStart"/>
      <w:r w:rsidR="00597D72" w:rsidRPr="00C61419">
        <w:rPr>
          <w:lang w:val="en-GB"/>
        </w:rPr>
        <w:t>either a proper solver</w:t>
      </w:r>
      <w:proofErr w:type="gramEnd"/>
      <w:r w:rsidR="00597D72" w:rsidRPr="00C61419">
        <w:rPr>
          <w:lang w:val="en-GB"/>
        </w:rPr>
        <w:t xml:space="preserve"> is chosen from the program or can be set from the user.</w:t>
      </w:r>
    </w:p>
    <w:p w14:paraId="55512F8C" w14:textId="013CDD19" w:rsidR="00784259" w:rsidRPr="00C61419" w:rsidRDefault="00784259" w:rsidP="00B16188">
      <w:pPr>
        <w:rPr>
          <w:lang w:val="en-GB"/>
        </w:rPr>
      </w:pPr>
    </w:p>
    <w:p w14:paraId="16FAAE86" w14:textId="63CF63F9" w:rsidR="00906404" w:rsidRPr="00C61419" w:rsidRDefault="00906404" w:rsidP="00B16188">
      <w:pPr>
        <w:rPr>
          <w:lang w:val="en-GB"/>
        </w:rPr>
      </w:pPr>
    </w:p>
    <w:p w14:paraId="263B2AE4" w14:textId="3FCFC18F" w:rsidR="00906404" w:rsidRPr="00C61419" w:rsidRDefault="00906404" w:rsidP="00B16188">
      <w:pPr>
        <w:rPr>
          <w:lang w:val="en-GB"/>
        </w:rPr>
      </w:pPr>
    </w:p>
    <w:p w14:paraId="20414FD0" w14:textId="012BE750" w:rsidR="00906404" w:rsidRPr="00C61419" w:rsidRDefault="00906404" w:rsidP="00B16188">
      <w:pPr>
        <w:rPr>
          <w:lang w:val="en-GB"/>
        </w:rPr>
      </w:pPr>
    </w:p>
    <w:p w14:paraId="0C55971F" w14:textId="4542FB93" w:rsidR="00906404" w:rsidRPr="00C61419" w:rsidRDefault="00906404" w:rsidP="00B16188">
      <w:pPr>
        <w:rPr>
          <w:lang w:val="en-GB"/>
        </w:rPr>
      </w:pPr>
    </w:p>
    <w:p w14:paraId="35BA0959" w14:textId="77777777" w:rsidR="00906404" w:rsidRPr="00C61419" w:rsidRDefault="00906404" w:rsidP="00B16188">
      <w:pPr>
        <w:rPr>
          <w:lang w:val="en-GB"/>
        </w:rPr>
      </w:pPr>
    </w:p>
    <w:p w14:paraId="183BA6A2" w14:textId="77777777" w:rsidR="00B16188" w:rsidRPr="00C61419" w:rsidRDefault="00B16188" w:rsidP="00B16188">
      <w:pPr>
        <w:pStyle w:val="AI4EUHeader1"/>
        <w:outlineLvl w:val="0"/>
        <w:rPr>
          <w:lang w:val="en-GB"/>
        </w:rPr>
      </w:pPr>
      <w:bookmarkStart w:id="110" w:name="_Toc17990627"/>
      <w:r w:rsidRPr="00C61419">
        <w:rPr>
          <w:lang w:val="en-GB"/>
        </w:rPr>
        <w:lastRenderedPageBreak/>
        <w:t>Conclusion</w:t>
      </w:r>
      <w:bookmarkEnd w:id="110"/>
    </w:p>
    <w:p w14:paraId="78FCA1C8" w14:textId="4E71AFC0" w:rsidR="007F513D" w:rsidRPr="00C61419" w:rsidRDefault="007F513D" w:rsidP="007F513D">
      <w:pPr>
        <w:rPr>
          <w:lang w:val="en-GB"/>
        </w:rPr>
      </w:pPr>
      <w:r w:rsidRPr="00C61419">
        <w:rPr>
          <w:lang w:val="en-GB"/>
        </w:rPr>
        <w:t xml:space="preserve">In this </w:t>
      </w:r>
      <w:proofErr w:type="spellStart"/>
      <w:r w:rsidRPr="00C61419">
        <w:rPr>
          <w:lang w:val="en-GB"/>
        </w:rPr>
        <w:t>Workpage</w:t>
      </w:r>
      <w:proofErr w:type="spellEnd"/>
      <w:r w:rsidRPr="00C61419">
        <w:rPr>
          <w:lang w:val="en-GB"/>
        </w:rPr>
        <w:t xml:space="preserve"> CETMA, USTUTT, IUAV, TUG, TTI, are currently collaborating for the integration of the numerical codes in order to simulate the effect of </w:t>
      </w:r>
      <w:r w:rsidR="00B0785D" w:rsidRPr="00C61419">
        <w:rPr>
          <w:lang w:val="en-GB"/>
        </w:rPr>
        <w:t>m</w:t>
      </w:r>
      <w:r w:rsidRPr="00C61419">
        <w:rPr>
          <w:lang w:val="en-GB"/>
        </w:rPr>
        <w:t>ult</w:t>
      </w:r>
      <w:r w:rsidR="00B0785D" w:rsidRPr="00C61419">
        <w:rPr>
          <w:lang w:val="en-GB"/>
        </w:rPr>
        <w:t>i</w:t>
      </w:r>
      <w:r w:rsidRPr="00C61419">
        <w:rPr>
          <w:lang w:val="en-GB"/>
        </w:rPr>
        <w:t>-physical environmental conditions on CH exhibitions.</w:t>
      </w:r>
    </w:p>
    <w:p w14:paraId="0ED77F01" w14:textId="77777777" w:rsidR="007F513D" w:rsidRPr="00C61419" w:rsidRDefault="007F513D" w:rsidP="007F513D">
      <w:pPr>
        <w:rPr>
          <w:lang w:val="en-GB"/>
        </w:rPr>
      </w:pPr>
      <w:r w:rsidRPr="00C61419">
        <w:rPr>
          <w:lang w:val="en-GB"/>
        </w:rPr>
        <w:t xml:space="preserve">Starting from building energy simulation results from IUAV, CETMA has realized a preliminary CFD model able to calculate, in every point of an exhibition room, the temperature, the humidity and air velocity. </w:t>
      </w:r>
    </w:p>
    <w:p w14:paraId="7C2FFAE3" w14:textId="77777777" w:rsidR="007F513D" w:rsidRPr="00C61419" w:rsidRDefault="007F513D" w:rsidP="007F513D">
      <w:pPr>
        <w:rPr>
          <w:lang w:val="en-GB"/>
        </w:rPr>
      </w:pPr>
      <w:r w:rsidRPr="00C61419">
        <w:rPr>
          <w:lang w:val="en-GB"/>
        </w:rPr>
        <w:t xml:space="preserve">In the next step, these CFD results will be organized and provided to USTUTT for the generation of the boundary conditions for the micro </w:t>
      </w:r>
      <w:proofErr w:type="spellStart"/>
      <w:r w:rsidRPr="00C61419">
        <w:rPr>
          <w:lang w:val="en-GB"/>
        </w:rPr>
        <w:t>meso</w:t>
      </w:r>
      <w:proofErr w:type="spellEnd"/>
      <w:r w:rsidRPr="00C61419">
        <w:rPr>
          <w:lang w:val="en-GB"/>
        </w:rPr>
        <w:t xml:space="preserve"> scale deterioration modelling. Likewise, building energy and CFD results </w:t>
      </w:r>
      <w:proofErr w:type="gramStart"/>
      <w:r w:rsidRPr="00C61419">
        <w:rPr>
          <w:lang w:val="en-GB"/>
        </w:rPr>
        <w:t>will be provided</w:t>
      </w:r>
      <w:proofErr w:type="gramEnd"/>
      <w:r w:rsidRPr="00C61419">
        <w:rPr>
          <w:lang w:val="en-GB"/>
        </w:rPr>
        <w:t xml:space="preserve"> to TUG for the simulation of dust formation.</w:t>
      </w:r>
    </w:p>
    <w:p w14:paraId="1D2282A3" w14:textId="54465BA1" w:rsidR="00B76C91" w:rsidRPr="00C61419" w:rsidRDefault="007F513D" w:rsidP="007F513D">
      <w:pPr>
        <w:rPr>
          <w:lang w:val="en-GB"/>
        </w:rPr>
      </w:pPr>
      <w:r w:rsidRPr="00C61419">
        <w:rPr>
          <w:lang w:val="en-GB"/>
        </w:rPr>
        <w:t>Therefore, in this phase, the partners are testing the model and data exchange (input-output) among codes to settle the data of interest. In</w:t>
      </w:r>
      <w:r w:rsidRPr="00C61419">
        <w:rPr>
          <w:szCs w:val="22"/>
          <w:lang w:val="en-GB"/>
        </w:rPr>
        <w:t xml:space="preserve"> order to </w:t>
      </w:r>
      <w:r w:rsidRPr="00C61419">
        <w:rPr>
          <w:lang w:val="en-GB"/>
        </w:rPr>
        <w:t xml:space="preserve">draw up </w:t>
      </w:r>
      <w:r w:rsidRPr="00C61419">
        <w:rPr>
          <w:szCs w:val="22"/>
          <w:lang w:val="en-GB"/>
        </w:rPr>
        <w:t>a complete documentation of material</w:t>
      </w:r>
      <w:r w:rsidRPr="00C61419">
        <w:rPr>
          <w:lang w:val="en-GB"/>
        </w:rPr>
        <w:t xml:space="preserve"> models</w:t>
      </w:r>
      <w:r w:rsidRPr="00C61419">
        <w:rPr>
          <w:szCs w:val="22"/>
          <w:lang w:val="en-GB"/>
        </w:rPr>
        <w:t xml:space="preserve"> and simulations</w:t>
      </w:r>
      <w:r w:rsidRPr="00C61419">
        <w:rPr>
          <w:lang w:val="en-GB"/>
        </w:rPr>
        <w:t xml:space="preserve">, this deliverable D.3.3 is a collection and organization of the multi-physical models to simulate different deterioration mechanisms of CH. The information </w:t>
      </w:r>
      <w:proofErr w:type="gramStart"/>
      <w:r w:rsidRPr="00C61419">
        <w:rPr>
          <w:lang w:val="en-GB"/>
        </w:rPr>
        <w:t>are organized</w:t>
      </w:r>
      <w:proofErr w:type="gramEnd"/>
      <w:r w:rsidRPr="00C61419">
        <w:rPr>
          <w:lang w:val="en-GB"/>
        </w:rPr>
        <w:t xml:space="preserve"> according to t</w:t>
      </w:r>
      <w:r w:rsidRPr="00C61419">
        <w:rPr>
          <w:szCs w:val="22"/>
          <w:lang w:val="en-GB"/>
        </w:rPr>
        <w:t xml:space="preserve">he “materials </w:t>
      </w:r>
      <w:proofErr w:type="spellStart"/>
      <w:r w:rsidRPr="00C61419">
        <w:rPr>
          <w:szCs w:val="22"/>
          <w:lang w:val="en-GB"/>
        </w:rPr>
        <w:t>MOdelling</w:t>
      </w:r>
      <w:proofErr w:type="spellEnd"/>
      <w:r w:rsidRPr="00C61419">
        <w:rPr>
          <w:szCs w:val="22"/>
          <w:lang w:val="en-GB"/>
        </w:rPr>
        <w:t xml:space="preserve"> </w:t>
      </w:r>
      <w:proofErr w:type="spellStart"/>
      <w:r w:rsidRPr="00C61419">
        <w:rPr>
          <w:szCs w:val="22"/>
          <w:lang w:val="en-GB"/>
        </w:rPr>
        <w:t>DAta</w:t>
      </w:r>
      <w:proofErr w:type="spellEnd"/>
      <w:r w:rsidRPr="00C61419">
        <w:rPr>
          <w:szCs w:val="22"/>
          <w:lang w:val="en-GB"/>
        </w:rPr>
        <w:t xml:space="preserve">” (MODA), the description of simulations includes user case, model, solver and post-processor. Simulation workflows </w:t>
      </w:r>
      <w:r w:rsidRPr="00C61419">
        <w:rPr>
          <w:lang w:val="en-GB"/>
        </w:rPr>
        <w:t xml:space="preserve">of </w:t>
      </w:r>
      <w:r w:rsidRPr="00C61419">
        <w:rPr>
          <w:szCs w:val="22"/>
          <w:lang w:val="en-GB"/>
        </w:rPr>
        <w:t xml:space="preserve">the models, solvers and their implementation are </w:t>
      </w:r>
      <w:r w:rsidRPr="00C61419">
        <w:rPr>
          <w:lang w:val="en-GB"/>
        </w:rPr>
        <w:t xml:space="preserve">also included in the </w:t>
      </w:r>
      <w:r w:rsidRPr="00C61419">
        <w:rPr>
          <w:szCs w:val="22"/>
          <w:lang w:val="en-GB"/>
        </w:rPr>
        <w:t>MODA sheet.</w:t>
      </w:r>
      <w:r w:rsidR="00B76C91" w:rsidRPr="00C61419">
        <w:rPr>
          <w:lang w:val="en-GB"/>
        </w:rPr>
        <w:t xml:space="preserve"> </w:t>
      </w:r>
    </w:p>
    <w:p w14:paraId="276BCC9F" w14:textId="77777777" w:rsidR="000F6376" w:rsidRPr="00C61419" w:rsidRDefault="000F6376" w:rsidP="00B16188">
      <w:pPr>
        <w:rPr>
          <w:lang w:val="en-GB"/>
        </w:rPr>
      </w:pPr>
    </w:p>
    <w:p w14:paraId="3237AF76" w14:textId="77777777" w:rsidR="000F6376" w:rsidRPr="00C61419" w:rsidRDefault="000F6376" w:rsidP="00B16188">
      <w:pPr>
        <w:rPr>
          <w:lang w:val="en-GB"/>
        </w:rPr>
      </w:pPr>
    </w:p>
    <w:p w14:paraId="1D531A49" w14:textId="74379E3C" w:rsidR="00D46CC8" w:rsidRPr="00C61419" w:rsidRDefault="00D46CC8">
      <w:pPr>
        <w:spacing w:before="0" w:after="0"/>
        <w:jc w:val="left"/>
        <w:rPr>
          <w:lang w:val="en-GB"/>
        </w:rPr>
      </w:pPr>
      <w:r w:rsidRPr="00C61419">
        <w:rPr>
          <w:lang w:val="en-GB"/>
        </w:rPr>
        <w:br w:type="page"/>
      </w:r>
    </w:p>
    <w:p w14:paraId="59D8CF4C" w14:textId="5F1E1046" w:rsidR="00B16188" w:rsidRPr="00C61419" w:rsidRDefault="00B16188" w:rsidP="00B16188">
      <w:pPr>
        <w:pStyle w:val="AI4EUHeader1"/>
        <w:outlineLvl w:val="0"/>
        <w:rPr>
          <w:lang w:val="en-GB"/>
        </w:rPr>
      </w:pPr>
      <w:bookmarkStart w:id="111" w:name="_Toc17990628"/>
      <w:r w:rsidRPr="00C61419">
        <w:rPr>
          <w:lang w:val="en-GB"/>
        </w:rPr>
        <w:lastRenderedPageBreak/>
        <w:t>Annex</w:t>
      </w:r>
      <w:bookmarkEnd w:id="111"/>
    </w:p>
    <w:p w14:paraId="6E314F2F" w14:textId="40653918" w:rsidR="00972C9B" w:rsidRPr="00C61419" w:rsidRDefault="00D46CC8" w:rsidP="00397082">
      <w:pPr>
        <w:ind w:firstLine="708"/>
        <w:rPr>
          <w:lang w:val="en-GB"/>
        </w:rPr>
      </w:pPr>
      <w:r w:rsidRPr="00C61419">
        <w:rPr>
          <w:lang w:val="en-GB"/>
        </w:rPr>
        <w:t xml:space="preserve">Summary of the </w:t>
      </w:r>
      <w:proofErr w:type="gramStart"/>
      <w:r w:rsidRPr="00C61419">
        <w:rPr>
          <w:lang w:val="en-GB"/>
        </w:rPr>
        <w:t>3</w:t>
      </w:r>
      <w:proofErr w:type="gramEnd"/>
      <w:r w:rsidRPr="00C61419">
        <w:rPr>
          <w:lang w:val="en-GB"/>
        </w:rPr>
        <w:t xml:space="preserve"> Models</w:t>
      </w:r>
      <w:r w:rsidR="00E40383" w:rsidRPr="00C61419">
        <w:rPr>
          <w:lang w:val="en-GB"/>
        </w:rPr>
        <w:t xml:space="preserve"> (IUAV, C</w:t>
      </w:r>
      <w:r w:rsidR="00B0785D" w:rsidRPr="00C61419">
        <w:rPr>
          <w:lang w:val="en-GB"/>
        </w:rPr>
        <w:t>E</w:t>
      </w:r>
      <w:r w:rsidR="00E40383" w:rsidRPr="00C61419">
        <w:rPr>
          <w:lang w:val="en-GB"/>
        </w:rPr>
        <w:t>TMA, TUG)</w:t>
      </w:r>
    </w:p>
    <w:tbl>
      <w:tblPr>
        <w:tblStyle w:val="Tabellaelenco3-colore31"/>
        <w:tblW w:w="943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93"/>
        <w:gridCol w:w="1729"/>
        <w:gridCol w:w="1285"/>
        <w:gridCol w:w="6023"/>
      </w:tblGrid>
      <w:tr w:rsidR="009B52AD" w:rsidRPr="00C61419" w14:paraId="495A117A" w14:textId="77777777" w:rsidTr="00397082">
        <w:trPr>
          <w:cnfStyle w:val="100000000000" w:firstRow="1" w:lastRow="0" w:firstColumn="0" w:lastColumn="0" w:oddVBand="0" w:evenVBand="0" w:oddHBand="0" w:evenHBand="0" w:firstRowFirstColumn="0" w:firstRowLastColumn="0" w:lastRowFirstColumn="0" w:lastRowLastColumn="0"/>
          <w:trHeight w:val="655"/>
        </w:trPr>
        <w:tc>
          <w:tcPr>
            <w:cnfStyle w:val="001000000100" w:firstRow="0" w:lastRow="0" w:firstColumn="1" w:lastColumn="0" w:oddVBand="0" w:evenVBand="0" w:oddHBand="0" w:evenHBand="0" w:firstRowFirstColumn="1" w:firstRowLastColumn="0" w:lastRowFirstColumn="0" w:lastRowLastColumn="0"/>
            <w:tcW w:w="393" w:type="dxa"/>
            <w:vAlign w:val="center"/>
          </w:tcPr>
          <w:p w14:paraId="721A14BA" w14:textId="77777777" w:rsidR="009B52AD" w:rsidRPr="00C61419" w:rsidRDefault="009B52AD" w:rsidP="00A055DC">
            <w:pPr>
              <w:jc w:val="center"/>
              <w:rPr>
                <w:b w:val="0"/>
                <w:sz w:val="18"/>
                <w:szCs w:val="18"/>
                <w:lang w:val="en-GB"/>
              </w:rPr>
            </w:pPr>
            <w:r w:rsidRPr="00C61419">
              <w:rPr>
                <w:sz w:val="18"/>
                <w:szCs w:val="18"/>
                <w:lang w:val="en-GB"/>
              </w:rPr>
              <w:t>1</w:t>
            </w:r>
          </w:p>
        </w:tc>
        <w:tc>
          <w:tcPr>
            <w:tcW w:w="1729" w:type="dxa"/>
            <w:vAlign w:val="center"/>
          </w:tcPr>
          <w:p w14:paraId="6D9A0F2A" w14:textId="77777777" w:rsidR="009B52AD" w:rsidRPr="00C61419" w:rsidRDefault="009B52AD" w:rsidP="00A055DC">
            <w:pPr>
              <w:cnfStyle w:val="100000000000" w:firstRow="1" w:lastRow="0" w:firstColumn="0" w:lastColumn="0" w:oddVBand="0" w:evenVBand="0" w:oddHBand="0" w:evenHBand="0" w:firstRowFirstColumn="0" w:firstRowLastColumn="0" w:lastRowFirstColumn="0" w:lastRowLastColumn="0"/>
              <w:rPr>
                <w:b w:val="0"/>
                <w:smallCaps/>
                <w:sz w:val="18"/>
                <w:szCs w:val="18"/>
                <w:lang w:val="en-GB"/>
              </w:rPr>
            </w:pPr>
            <w:r w:rsidRPr="00C61419">
              <w:rPr>
                <w:smallCaps/>
                <w:sz w:val="18"/>
                <w:szCs w:val="18"/>
                <w:lang w:val="en-GB"/>
              </w:rPr>
              <w:t>User Case</w:t>
            </w:r>
          </w:p>
        </w:tc>
        <w:tc>
          <w:tcPr>
            <w:tcW w:w="7308" w:type="dxa"/>
            <w:gridSpan w:val="2"/>
            <w:vAlign w:val="center"/>
          </w:tcPr>
          <w:p w14:paraId="4A44B82A" w14:textId="77777777" w:rsidR="009B52AD" w:rsidRPr="00C61419" w:rsidRDefault="009B52AD" w:rsidP="00A055DC">
            <w:pPr>
              <w:pStyle w:val="Listenabsatz"/>
              <w:ind w:left="0"/>
              <w:cnfStyle w:val="100000000000" w:firstRow="1"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Multi-physical environmental Simulations of CH Exhibition Impacts</w:t>
            </w:r>
          </w:p>
        </w:tc>
      </w:tr>
      <w:tr w:rsidR="009B52AD" w:rsidRPr="00C61419" w14:paraId="64953228" w14:textId="77777777" w:rsidTr="00397082">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93" w:type="dxa"/>
            <w:vMerge w:val="restart"/>
            <w:vAlign w:val="center"/>
          </w:tcPr>
          <w:p w14:paraId="1F5D5694" w14:textId="77777777" w:rsidR="009B52AD" w:rsidRPr="00C61419" w:rsidRDefault="009B52AD" w:rsidP="00A055DC">
            <w:pPr>
              <w:pStyle w:val="Listenabsatz"/>
              <w:ind w:left="0"/>
              <w:jc w:val="center"/>
              <w:rPr>
                <w:color w:val="000000"/>
                <w:sz w:val="18"/>
                <w:szCs w:val="18"/>
                <w:lang w:val="en-GB"/>
              </w:rPr>
            </w:pPr>
            <w:r w:rsidRPr="00C61419">
              <w:rPr>
                <w:color w:val="000000"/>
                <w:sz w:val="18"/>
                <w:szCs w:val="18"/>
                <w:lang w:val="en-GB"/>
              </w:rPr>
              <w:t>2</w:t>
            </w:r>
          </w:p>
        </w:tc>
        <w:tc>
          <w:tcPr>
            <w:tcW w:w="1729" w:type="dxa"/>
            <w:vMerge w:val="restart"/>
            <w:vAlign w:val="center"/>
          </w:tcPr>
          <w:p w14:paraId="5ACF3CC3" w14:textId="77777777"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b/>
                <w:color w:val="000000"/>
                <w:sz w:val="18"/>
                <w:szCs w:val="18"/>
                <w:lang w:val="en-GB"/>
              </w:rPr>
            </w:pPr>
            <w:r w:rsidRPr="00C61419">
              <w:rPr>
                <w:b/>
                <w:smallCaps/>
                <w:sz w:val="18"/>
                <w:szCs w:val="18"/>
                <w:lang w:val="en-GB"/>
              </w:rPr>
              <w:t>Chain of Models</w:t>
            </w:r>
          </w:p>
        </w:tc>
        <w:tc>
          <w:tcPr>
            <w:tcW w:w="1285" w:type="dxa"/>
            <w:vAlign w:val="center"/>
          </w:tcPr>
          <w:p w14:paraId="5B5AEC3D"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Model 1</w:t>
            </w:r>
          </w:p>
          <w:p w14:paraId="4A25D379"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(IUAV)</w:t>
            </w:r>
          </w:p>
          <w:p w14:paraId="282EB7B4"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z w:val="18"/>
                <w:szCs w:val="18"/>
                <w:lang w:val="en-GB"/>
              </w:rPr>
            </w:pPr>
          </w:p>
        </w:tc>
        <w:tc>
          <w:tcPr>
            <w:tcW w:w="6023" w:type="dxa"/>
            <w:vAlign w:val="center"/>
          </w:tcPr>
          <w:p w14:paraId="234A39B4"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GB"/>
              </w:rPr>
            </w:pPr>
            <w:r w:rsidRPr="00C61419">
              <w:rPr>
                <w:rFonts w:eastAsia="Times New Roman"/>
                <w:sz w:val="18"/>
                <w:szCs w:val="18"/>
                <w:lang w:val="en-GB"/>
              </w:rPr>
              <w:t xml:space="preserve">Thermal models based on well-established building energy software </w:t>
            </w:r>
            <w:proofErr w:type="spellStart"/>
            <w:r w:rsidRPr="00C61419">
              <w:rPr>
                <w:rFonts w:eastAsia="Times New Roman"/>
                <w:sz w:val="18"/>
                <w:szCs w:val="18"/>
                <w:lang w:val="en-GB"/>
              </w:rPr>
              <w:t>EnergyPlus</w:t>
            </w:r>
            <w:proofErr w:type="spellEnd"/>
            <w:r w:rsidRPr="00C61419">
              <w:rPr>
                <w:rFonts w:eastAsia="Times New Roman"/>
                <w:sz w:val="18"/>
                <w:szCs w:val="18"/>
                <w:lang w:val="en-GB"/>
              </w:rPr>
              <w:t>.</w:t>
            </w:r>
          </w:p>
          <w:p w14:paraId="7194628A"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color w:val="000000"/>
                <w:sz w:val="12"/>
                <w:szCs w:val="18"/>
                <w:lang w:val="en-GB"/>
              </w:rPr>
            </w:pPr>
          </w:p>
        </w:tc>
      </w:tr>
      <w:tr w:rsidR="009B52AD" w:rsidRPr="00C61419" w14:paraId="42CB150A" w14:textId="77777777" w:rsidTr="00397082">
        <w:trPr>
          <w:trHeight w:val="308"/>
        </w:trPr>
        <w:tc>
          <w:tcPr>
            <w:cnfStyle w:val="001000000000" w:firstRow="0" w:lastRow="0" w:firstColumn="1" w:lastColumn="0" w:oddVBand="0" w:evenVBand="0" w:oddHBand="0" w:evenHBand="0" w:firstRowFirstColumn="0" w:firstRowLastColumn="0" w:lastRowFirstColumn="0" w:lastRowLastColumn="0"/>
            <w:tcW w:w="393" w:type="dxa"/>
            <w:vMerge/>
            <w:vAlign w:val="center"/>
          </w:tcPr>
          <w:p w14:paraId="4AB20345" w14:textId="77777777" w:rsidR="009B52AD" w:rsidRPr="00C61419" w:rsidRDefault="009B52AD" w:rsidP="00A055DC">
            <w:pPr>
              <w:pStyle w:val="Listenabsatz"/>
              <w:ind w:left="0"/>
              <w:jc w:val="center"/>
              <w:rPr>
                <w:color w:val="000000"/>
                <w:sz w:val="18"/>
                <w:szCs w:val="18"/>
                <w:lang w:val="en-GB"/>
              </w:rPr>
            </w:pPr>
          </w:p>
        </w:tc>
        <w:tc>
          <w:tcPr>
            <w:tcW w:w="1729" w:type="dxa"/>
            <w:vMerge/>
            <w:vAlign w:val="center"/>
          </w:tcPr>
          <w:p w14:paraId="2A3446A2" w14:textId="77777777" w:rsidR="009B52AD" w:rsidRPr="00C61419" w:rsidRDefault="009B52AD" w:rsidP="00A055DC">
            <w:pPr>
              <w:pStyle w:val="Listenabsatz"/>
              <w:ind w:left="0"/>
              <w:cnfStyle w:val="000000000000" w:firstRow="0" w:lastRow="0" w:firstColumn="0" w:lastColumn="0" w:oddVBand="0" w:evenVBand="0" w:oddHBand="0" w:evenHBand="0" w:firstRowFirstColumn="0" w:firstRowLastColumn="0" w:lastRowFirstColumn="0" w:lastRowLastColumn="0"/>
              <w:rPr>
                <w:b/>
                <w:smallCaps/>
                <w:sz w:val="18"/>
                <w:szCs w:val="18"/>
                <w:lang w:val="en-GB"/>
              </w:rPr>
            </w:pPr>
          </w:p>
        </w:tc>
        <w:tc>
          <w:tcPr>
            <w:tcW w:w="1285" w:type="dxa"/>
            <w:vAlign w:val="center"/>
          </w:tcPr>
          <w:p w14:paraId="32868327"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Model 2</w:t>
            </w:r>
          </w:p>
          <w:p w14:paraId="6D6241E3"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(CETMA)</w:t>
            </w:r>
          </w:p>
          <w:p w14:paraId="6D868FAF"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b/>
                <w:i/>
                <w:sz w:val="18"/>
                <w:szCs w:val="18"/>
                <w:lang w:val="en-GB"/>
              </w:rPr>
            </w:pPr>
          </w:p>
        </w:tc>
        <w:tc>
          <w:tcPr>
            <w:tcW w:w="6023" w:type="dxa"/>
            <w:vAlign w:val="center"/>
          </w:tcPr>
          <w:p w14:paraId="5E430DE8" w14:textId="77777777" w:rsidR="009B52AD" w:rsidRPr="00C61419" w:rsidRDefault="009B52AD" w:rsidP="00A055DC">
            <w:pPr>
              <w:pStyle w:val="Listenabsatz"/>
              <w:ind w:left="0"/>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Impact of different elements (HVAC system operating conditions, solar radiation, building structure, visitors’ presence) in terms of temperature, humidity and air velocity in every point of an indoor exhibition context by computational fluid-dynamic (CFD) analyses.</w:t>
            </w:r>
          </w:p>
          <w:p w14:paraId="4D795552" w14:textId="77777777" w:rsidR="009B52AD" w:rsidRPr="00C61419" w:rsidRDefault="009B52AD" w:rsidP="00A055DC">
            <w:pPr>
              <w:pStyle w:val="Listenabsatz"/>
              <w:ind w:left="0"/>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9B52AD" w:rsidRPr="00C61419" w14:paraId="22F125B3" w14:textId="77777777" w:rsidTr="00397082">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93" w:type="dxa"/>
            <w:vMerge/>
            <w:vAlign w:val="center"/>
          </w:tcPr>
          <w:p w14:paraId="03F2E9D7" w14:textId="77777777" w:rsidR="009B52AD" w:rsidRPr="00C61419" w:rsidRDefault="009B52AD" w:rsidP="00A055DC">
            <w:pPr>
              <w:pStyle w:val="Listenabsatz"/>
              <w:ind w:left="0"/>
              <w:jc w:val="center"/>
              <w:rPr>
                <w:color w:val="000000"/>
                <w:sz w:val="18"/>
                <w:szCs w:val="18"/>
                <w:lang w:val="en-GB"/>
              </w:rPr>
            </w:pPr>
          </w:p>
        </w:tc>
        <w:tc>
          <w:tcPr>
            <w:tcW w:w="1729" w:type="dxa"/>
            <w:vMerge/>
            <w:vAlign w:val="center"/>
          </w:tcPr>
          <w:p w14:paraId="1901A258" w14:textId="77777777"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b/>
                <w:smallCaps/>
                <w:sz w:val="18"/>
                <w:szCs w:val="18"/>
                <w:lang w:val="en-GB"/>
              </w:rPr>
            </w:pPr>
          </w:p>
        </w:tc>
        <w:tc>
          <w:tcPr>
            <w:tcW w:w="1285" w:type="dxa"/>
            <w:vAlign w:val="center"/>
          </w:tcPr>
          <w:p w14:paraId="6EBDB726" w14:textId="0A88F62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Model 3</w:t>
            </w:r>
            <w:r w:rsidR="00AD4698" w:rsidRPr="00C61419">
              <w:rPr>
                <w:b/>
                <w:smallCaps/>
                <w:sz w:val="18"/>
                <w:szCs w:val="18"/>
                <w:lang w:val="en-GB"/>
              </w:rPr>
              <w:t>A, 3B</w:t>
            </w:r>
          </w:p>
          <w:p w14:paraId="7F281AF2"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(TUG)</w:t>
            </w:r>
          </w:p>
          <w:p w14:paraId="409EB6B7"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i/>
                <w:sz w:val="18"/>
                <w:szCs w:val="18"/>
                <w:lang w:val="en-GB"/>
              </w:rPr>
            </w:pPr>
          </w:p>
        </w:tc>
        <w:tc>
          <w:tcPr>
            <w:tcW w:w="6023" w:type="dxa"/>
            <w:vAlign w:val="center"/>
          </w:tcPr>
          <w:p w14:paraId="23D46D9D" w14:textId="4AE89964"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Aerosol formation as well as aerosol transport (diffusion, thermophoresis, and gravity) based on different numerical multi-physical models including dispersion and computational fluid dynamic (</w:t>
            </w:r>
            <w:r w:rsidR="0040302E" w:rsidRPr="00C61419">
              <w:rPr>
                <w:sz w:val="18"/>
                <w:szCs w:val="18"/>
                <w:lang w:val="en-GB"/>
              </w:rPr>
              <w:t xml:space="preserve">Particle Tracing and </w:t>
            </w:r>
            <w:r w:rsidRPr="00C61419">
              <w:rPr>
                <w:sz w:val="18"/>
                <w:szCs w:val="18"/>
                <w:lang w:val="en-GB"/>
              </w:rPr>
              <w:t>CFD).</w:t>
            </w:r>
          </w:p>
          <w:p w14:paraId="277DDF6D" w14:textId="77777777"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9B52AD" w:rsidRPr="00C61419" w14:paraId="51BA878E" w14:textId="77777777" w:rsidTr="00397082">
        <w:trPr>
          <w:trHeight w:val="888"/>
        </w:trPr>
        <w:tc>
          <w:tcPr>
            <w:cnfStyle w:val="001000000000" w:firstRow="0" w:lastRow="0" w:firstColumn="1" w:lastColumn="0" w:oddVBand="0" w:evenVBand="0" w:oddHBand="0" w:evenHBand="0" w:firstRowFirstColumn="0" w:firstRowLastColumn="0" w:lastRowFirstColumn="0" w:lastRowLastColumn="0"/>
            <w:tcW w:w="393" w:type="dxa"/>
            <w:vAlign w:val="center"/>
          </w:tcPr>
          <w:p w14:paraId="18401A59" w14:textId="77777777" w:rsidR="009B52AD" w:rsidRPr="00C61419" w:rsidRDefault="009B52AD" w:rsidP="00A055DC">
            <w:pPr>
              <w:jc w:val="center"/>
              <w:rPr>
                <w:b w:val="0"/>
                <w:sz w:val="18"/>
                <w:szCs w:val="18"/>
                <w:lang w:val="en-GB"/>
              </w:rPr>
            </w:pPr>
            <w:r w:rsidRPr="00C61419">
              <w:rPr>
                <w:sz w:val="18"/>
                <w:szCs w:val="18"/>
                <w:lang w:val="en-GB"/>
              </w:rPr>
              <w:t>3</w:t>
            </w:r>
          </w:p>
        </w:tc>
        <w:tc>
          <w:tcPr>
            <w:tcW w:w="1729" w:type="dxa"/>
            <w:vAlign w:val="center"/>
          </w:tcPr>
          <w:p w14:paraId="6E3F8565"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Publication Peer-Reviewing the data</w:t>
            </w:r>
          </w:p>
        </w:tc>
        <w:tc>
          <w:tcPr>
            <w:tcW w:w="7308" w:type="dxa"/>
            <w:gridSpan w:val="2"/>
            <w:vAlign w:val="center"/>
          </w:tcPr>
          <w:p w14:paraId="15ED7552" w14:textId="77777777" w:rsidR="009B52AD" w:rsidRPr="00C61419" w:rsidRDefault="009B52AD" w:rsidP="00A055DC">
            <w:pPr>
              <w:pStyle w:val="Listenabsatz"/>
              <w:ind w:left="0"/>
              <w:cnfStyle w:val="000000000000" w:firstRow="0" w:lastRow="0" w:firstColumn="0" w:lastColumn="0" w:oddVBand="0" w:evenVBand="0" w:oddHBand="0" w:evenHBand="0" w:firstRowFirstColumn="0" w:firstRowLastColumn="0" w:lastRowFirstColumn="0" w:lastRowLastColumn="0"/>
              <w:rPr>
                <w:i/>
                <w:sz w:val="18"/>
                <w:szCs w:val="18"/>
                <w:lang w:val="en-GB"/>
              </w:rPr>
            </w:pPr>
          </w:p>
        </w:tc>
      </w:tr>
      <w:tr w:rsidR="009B52AD" w:rsidRPr="00C61419" w14:paraId="62CDF1D6" w14:textId="77777777" w:rsidTr="0039708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93" w:type="dxa"/>
            <w:vAlign w:val="center"/>
          </w:tcPr>
          <w:p w14:paraId="7BEF3856" w14:textId="77777777" w:rsidR="009B52AD" w:rsidRPr="00C61419" w:rsidRDefault="009B52AD" w:rsidP="00A055DC">
            <w:pPr>
              <w:jc w:val="center"/>
              <w:rPr>
                <w:b w:val="0"/>
                <w:sz w:val="18"/>
                <w:szCs w:val="18"/>
                <w:lang w:val="en-GB"/>
              </w:rPr>
            </w:pPr>
            <w:r w:rsidRPr="00C61419">
              <w:rPr>
                <w:sz w:val="18"/>
                <w:szCs w:val="18"/>
                <w:lang w:val="en-GB"/>
              </w:rPr>
              <w:t>4</w:t>
            </w:r>
          </w:p>
        </w:tc>
        <w:tc>
          <w:tcPr>
            <w:tcW w:w="1729" w:type="dxa"/>
            <w:vAlign w:val="center"/>
          </w:tcPr>
          <w:p w14:paraId="23512EB5"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Access conditions</w:t>
            </w:r>
          </w:p>
        </w:tc>
        <w:tc>
          <w:tcPr>
            <w:tcW w:w="7308" w:type="dxa"/>
            <w:gridSpan w:val="2"/>
            <w:vAlign w:val="center"/>
          </w:tcPr>
          <w:p w14:paraId="7C79AC25"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i/>
                <w:sz w:val="14"/>
                <w:szCs w:val="18"/>
                <w:lang w:val="en-GB"/>
              </w:rPr>
            </w:pPr>
          </w:p>
        </w:tc>
      </w:tr>
      <w:tr w:rsidR="009B52AD" w:rsidRPr="00C61419" w14:paraId="65E71F06" w14:textId="77777777" w:rsidTr="00397082">
        <w:trPr>
          <w:trHeight w:val="403"/>
        </w:trPr>
        <w:tc>
          <w:tcPr>
            <w:cnfStyle w:val="001000000000" w:firstRow="0" w:lastRow="0" w:firstColumn="1" w:lastColumn="0" w:oddVBand="0" w:evenVBand="0" w:oddHBand="0" w:evenHBand="0" w:firstRowFirstColumn="0" w:firstRowLastColumn="0" w:lastRowFirstColumn="0" w:lastRowLastColumn="0"/>
            <w:tcW w:w="393" w:type="dxa"/>
            <w:vAlign w:val="center"/>
          </w:tcPr>
          <w:p w14:paraId="11C39C40" w14:textId="77777777" w:rsidR="009B52AD" w:rsidRPr="00C61419" w:rsidRDefault="009B52AD" w:rsidP="00A055DC">
            <w:pPr>
              <w:jc w:val="center"/>
              <w:rPr>
                <w:b w:val="0"/>
                <w:sz w:val="18"/>
                <w:szCs w:val="18"/>
                <w:lang w:val="en-GB"/>
              </w:rPr>
            </w:pPr>
            <w:r w:rsidRPr="00C61419">
              <w:rPr>
                <w:sz w:val="18"/>
                <w:szCs w:val="18"/>
                <w:lang w:val="en-GB"/>
              </w:rPr>
              <w:t>5</w:t>
            </w:r>
          </w:p>
        </w:tc>
        <w:tc>
          <w:tcPr>
            <w:tcW w:w="1729" w:type="dxa"/>
            <w:vAlign w:val="center"/>
          </w:tcPr>
          <w:p w14:paraId="184E003F"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Workflow and its rationale</w:t>
            </w:r>
          </w:p>
        </w:tc>
        <w:tc>
          <w:tcPr>
            <w:tcW w:w="7308" w:type="dxa"/>
            <w:gridSpan w:val="2"/>
            <w:vAlign w:val="center"/>
          </w:tcPr>
          <w:p w14:paraId="036C1ED2"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i/>
                <w:sz w:val="14"/>
                <w:szCs w:val="18"/>
                <w:lang w:val="en-GB"/>
              </w:rPr>
            </w:pPr>
          </w:p>
        </w:tc>
      </w:tr>
    </w:tbl>
    <w:p w14:paraId="1CB1F53E" w14:textId="77777777" w:rsidR="009B52AD" w:rsidRPr="00C61419" w:rsidRDefault="009B52AD" w:rsidP="00972C9B">
      <w:pPr>
        <w:rPr>
          <w:lang w:val="en-GB"/>
        </w:rPr>
      </w:pPr>
    </w:p>
    <w:p w14:paraId="008112A8" w14:textId="77777777" w:rsidR="009B52AD" w:rsidRPr="00C61419" w:rsidRDefault="009B52AD" w:rsidP="00972C9B">
      <w:pPr>
        <w:rPr>
          <w:lang w:val="en-GB"/>
        </w:rPr>
      </w:pPr>
    </w:p>
    <w:p w14:paraId="5817BF91" w14:textId="013C471F" w:rsidR="00972C9B" w:rsidRPr="00C61419" w:rsidRDefault="009B52AD" w:rsidP="00972C9B">
      <w:pPr>
        <w:rPr>
          <w:lang w:val="en-GB"/>
        </w:rPr>
      </w:pPr>
      <w:r w:rsidRPr="00C61419">
        <w:rPr>
          <w:noProof/>
          <w:lang w:val="en-GB" w:eastAsia="de-DE"/>
        </w:rPr>
        <w:drawing>
          <wp:inline distT="0" distB="0" distL="0" distR="0" wp14:anchorId="7F4318A4" wp14:editId="3F3CB0F9">
            <wp:extent cx="6628130" cy="2698848"/>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3749" cy="2701136"/>
                    </a:xfrm>
                    <a:prstGeom prst="rect">
                      <a:avLst/>
                    </a:prstGeom>
                    <a:noFill/>
                  </pic:spPr>
                </pic:pic>
              </a:graphicData>
            </a:graphic>
          </wp:inline>
        </w:drawing>
      </w:r>
    </w:p>
    <w:p w14:paraId="221CFC03" w14:textId="77777777" w:rsidR="00972C9B" w:rsidRPr="00C61419" w:rsidRDefault="00972C9B" w:rsidP="00972C9B">
      <w:pPr>
        <w:rPr>
          <w:lang w:val="en-GB"/>
        </w:rPr>
      </w:pPr>
    </w:p>
    <w:p w14:paraId="57E96B1A" w14:textId="064C167A" w:rsidR="00B0785D" w:rsidRPr="00C61419" w:rsidRDefault="00B0785D">
      <w:pPr>
        <w:spacing w:before="0" w:after="0"/>
        <w:jc w:val="left"/>
        <w:rPr>
          <w:lang w:val="en-GB"/>
        </w:rPr>
      </w:pPr>
      <w:r w:rsidRPr="00C61419">
        <w:rPr>
          <w:lang w:val="en-GB"/>
        </w:rPr>
        <w:br w:type="page"/>
      </w:r>
    </w:p>
    <w:p w14:paraId="3007081C" w14:textId="77777777" w:rsidR="009B52AD" w:rsidRPr="00C61419" w:rsidRDefault="009B52AD" w:rsidP="00972C9B">
      <w:pPr>
        <w:rPr>
          <w:lang w:val="en-GB"/>
        </w:rPr>
      </w:pPr>
    </w:p>
    <w:p w14:paraId="0D82DC35" w14:textId="165E26F6" w:rsidR="009B52AD" w:rsidRPr="00C61419" w:rsidRDefault="009B52AD" w:rsidP="009E5A30">
      <w:pPr>
        <w:pStyle w:val="Listenabsatz"/>
        <w:ind w:left="0"/>
        <w:rPr>
          <w:b/>
          <w:color w:val="000000"/>
          <w:szCs w:val="18"/>
          <w:u w:val="single"/>
          <w:lang w:val="en-GB"/>
        </w:rPr>
      </w:pPr>
      <w:r w:rsidRPr="00C61419">
        <w:rPr>
          <w:b/>
          <w:color w:val="000000"/>
          <w:szCs w:val="18"/>
          <w:u w:val="single"/>
          <w:lang w:val="en-GB"/>
        </w:rPr>
        <w:t>MODEL 1</w:t>
      </w:r>
      <w:r w:rsidR="00A025BB" w:rsidRPr="00C61419">
        <w:rPr>
          <w:b/>
          <w:color w:val="000000"/>
          <w:szCs w:val="18"/>
          <w:u w:val="single"/>
          <w:lang w:val="en-GB"/>
        </w:rPr>
        <w:t xml:space="preserve"> (IUAV)</w:t>
      </w:r>
    </w:p>
    <w:p w14:paraId="6253B156" w14:textId="77777777" w:rsidR="00D46CC8" w:rsidRPr="00C61419" w:rsidRDefault="009B52AD" w:rsidP="00397082">
      <w:pPr>
        <w:pStyle w:val="Listenabsatz"/>
        <w:ind w:left="0"/>
        <w:jc w:val="center"/>
        <w:rPr>
          <w:b/>
          <w:color w:val="000000"/>
          <w:szCs w:val="18"/>
          <w:lang w:val="en-GB"/>
        </w:rPr>
      </w:pPr>
      <w:proofErr w:type="spellStart"/>
      <w:r w:rsidRPr="00C61419">
        <w:rPr>
          <w:b/>
          <w:color w:val="000000"/>
          <w:szCs w:val="18"/>
          <w:lang w:val="en-GB"/>
        </w:rPr>
        <w:t>MOdelling</w:t>
      </w:r>
      <w:proofErr w:type="spellEnd"/>
      <w:r w:rsidRPr="00C61419">
        <w:rPr>
          <w:b/>
          <w:color w:val="000000"/>
          <w:szCs w:val="18"/>
          <w:lang w:val="en-GB"/>
        </w:rPr>
        <w:t xml:space="preserve"> </w:t>
      </w:r>
      <w:proofErr w:type="spellStart"/>
      <w:r w:rsidRPr="00C61419">
        <w:rPr>
          <w:b/>
          <w:color w:val="000000"/>
          <w:szCs w:val="18"/>
          <w:lang w:val="en-GB"/>
        </w:rPr>
        <w:t>DAta</w:t>
      </w:r>
      <w:proofErr w:type="spellEnd"/>
      <w:r w:rsidRPr="00C61419">
        <w:rPr>
          <w:b/>
          <w:color w:val="000000"/>
          <w:szCs w:val="18"/>
          <w:lang w:val="en-GB"/>
        </w:rPr>
        <w:t xml:space="preserve"> providing a description</w:t>
      </w:r>
    </w:p>
    <w:p w14:paraId="5527B347" w14:textId="18CEE015" w:rsidR="00D46CC8" w:rsidRPr="00C61419" w:rsidRDefault="009B52AD" w:rsidP="00397082">
      <w:pPr>
        <w:pStyle w:val="Listenabsatz"/>
        <w:ind w:left="0"/>
        <w:jc w:val="center"/>
        <w:rPr>
          <w:b/>
          <w:color w:val="000000"/>
          <w:szCs w:val="18"/>
          <w:lang w:val="en-GB"/>
        </w:rPr>
      </w:pPr>
      <w:proofErr w:type="gramStart"/>
      <w:r w:rsidRPr="00C61419">
        <w:rPr>
          <w:b/>
          <w:color w:val="000000"/>
          <w:szCs w:val="18"/>
          <w:lang w:val="en-GB"/>
        </w:rPr>
        <w:t>for</w:t>
      </w:r>
      <w:proofErr w:type="gramEnd"/>
      <w:r w:rsidRPr="00C61419">
        <w:rPr>
          <w:b/>
          <w:color w:val="000000"/>
          <w:szCs w:val="18"/>
          <w:lang w:val="en-GB"/>
        </w:rPr>
        <w:t xml:space="preserve"> Building Energy Simulation</w:t>
      </w:r>
      <w:r w:rsidR="008B6CC5" w:rsidRPr="00C61419">
        <w:rPr>
          <w:b/>
          <w:color w:val="000000"/>
          <w:szCs w:val="18"/>
          <w:lang w:val="en-GB"/>
        </w:rPr>
        <w:t>s</w:t>
      </w:r>
      <w:r w:rsidR="00D46CC8" w:rsidRPr="00C61419">
        <w:rPr>
          <w:b/>
          <w:color w:val="000000"/>
          <w:szCs w:val="18"/>
          <w:lang w:val="en-GB"/>
        </w:rPr>
        <w:t xml:space="preserve"> </w:t>
      </w:r>
    </w:p>
    <w:p w14:paraId="40FF428C" w14:textId="6F159437" w:rsidR="009B52AD" w:rsidRPr="00C61419" w:rsidRDefault="00D46CC8" w:rsidP="00397082">
      <w:pPr>
        <w:pStyle w:val="Listenabsatz"/>
        <w:ind w:left="0"/>
        <w:jc w:val="center"/>
        <w:rPr>
          <w:b/>
          <w:i/>
          <w:szCs w:val="18"/>
          <w:lang w:val="en-GB"/>
        </w:rPr>
      </w:pPr>
      <w:proofErr w:type="gramStart"/>
      <w:r w:rsidRPr="00C61419">
        <w:rPr>
          <w:b/>
          <w:color w:val="000000"/>
          <w:szCs w:val="18"/>
          <w:lang w:val="en-GB"/>
        </w:rPr>
        <w:t>in</w:t>
      </w:r>
      <w:proofErr w:type="gramEnd"/>
      <w:r w:rsidRPr="00C61419">
        <w:rPr>
          <w:b/>
          <w:color w:val="000000"/>
          <w:szCs w:val="18"/>
          <w:lang w:val="en-GB"/>
        </w:rPr>
        <w:t xml:space="preserve"> project </w:t>
      </w:r>
      <w:r w:rsidRPr="00C61419">
        <w:rPr>
          <w:b/>
          <w:i/>
          <w:szCs w:val="18"/>
          <w:lang w:val="en-GB"/>
        </w:rPr>
        <w:t>SENSMAT</w:t>
      </w:r>
    </w:p>
    <w:p w14:paraId="2379B3EE" w14:textId="53774B29" w:rsidR="00D46CC8" w:rsidRPr="00C61419" w:rsidRDefault="00D46CC8" w:rsidP="00D46CC8">
      <w:pPr>
        <w:widowControl w:val="0"/>
        <w:spacing w:after="0"/>
        <w:jc w:val="center"/>
        <w:rPr>
          <w:sz w:val="28"/>
          <w:szCs w:val="28"/>
          <w:lang w:val="en-GB"/>
        </w:rPr>
      </w:pPr>
      <w:r w:rsidRPr="00C61419">
        <w:rPr>
          <w:i/>
          <w:sz w:val="28"/>
          <w:szCs w:val="28"/>
          <w:lang w:val="en-GB"/>
        </w:rPr>
        <w:t>Data Owner</w:t>
      </w:r>
      <w:r w:rsidRPr="00C61419">
        <w:rPr>
          <w:sz w:val="28"/>
          <w:szCs w:val="28"/>
          <w:lang w:val="en-GB"/>
        </w:rPr>
        <w:t xml:space="preserve"> </w:t>
      </w:r>
      <w:proofErr w:type="gramStart"/>
      <w:r w:rsidRPr="00C61419">
        <w:rPr>
          <w:sz w:val="28"/>
          <w:szCs w:val="28"/>
          <w:lang w:val="en-GB"/>
        </w:rPr>
        <w:t>[</w:t>
      </w:r>
      <w:r w:rsidR="00B0785D" w:rsidRPr="00C61419">
        <w:rPr>
          <w:sz w:val="28"/>
          <w:szCs w:val="28"/>
          <w:lang w:val="en-GB"/>
        </w:rPr>
        <w:t xml:space="preserve"> </w:t>
      </w:r>
      <w:r w:rsidRPr="00C61419">
        <w:rPr>
          <w:sz w:val="28"/>
          <w:szCs w:val="28"/>
          <w:lang w:val="en-GB"/>
        </w:rPr>
        <w:t>Massimiliano</w:t>
      </w:r>
      <w:proofErr w:type="gramEnd"/>
      <w:r w:rsidRPr="00C61419">
        <w:rPr>
          <w:sz w:val="28"/>
          <w:szCs w:val="28"/>
          <w:lang w:val="en-GB"/>
        </w:rPr>
        <w:t xml:space="preserve"> </w:t>
      </w:r>
      <w:proofErr w:type="spellStart"/>
      <w:r w:rsidRPr="00C61419">
        <w:rPr>
          <w:sz w:val="28"/>
          <w:szCs w:val="28"/>
          <w:lang w:val="en-GB"/>
        </w:rPr>
        <w:t>Scarpa</w:t>
      </w:r>
      <w:proofErr w:type="spellEnd"/>
      <w:r w:rsidR="0068380B" w:rsidRPr="00C61419">
        <w:rPr>
          <w:sz w:val="28"/>
          <w:szCs w:val="28"/>
          <w:lang w:val="en-GB"/>
        </w:rPr>
        <w:t>,</w:t>
      </w:r>
      <w:r w:rsidRPr="00C61419">
        <w:rPr>
          <w:sz w:val="28"/>
          <w:szCs w:val="28"/>
          <w:lang w:val="en-GB"/>
        </w:rPr>
        <w:t xml:space="preserve"> </w:t>
      </w:r>
      <w:r w:rsidRPr="00C61419">
        <w:rPr>
          <w:i/>
          <w:sz w:val="28"/>
          <w:szCs w:val="28"/>
          <w:lang w:val="en-GB"/>
        </w:rPr>
        <w:t>IUAV</w:t>
      </w:r>
      <w:r w:rsidRPr="00C61419">
        <w:rPr>
          <w:sz w:val="28"/>
          <w:szCs w:val="28"/>
          <w:lang w:val="en-GB"/>
        </w:rPr>
        <w:t xml:space="preserve">, </w:t>
      </w:r>
    </w:p>
    <w:p w14:paraId="4DBE957D" w14:textId="228B5351" w:rsidR="00D46CC8" w:rsidRPr="00C61419" w:rsidRDefault="0068380B" w:rsidP="00397082">
      <w:pPr>
        <w:pStyle w:val="Listenabsatz"/>
        <w:ind w:left="0"/>
        <w:jc w:val="center"/>
        <w:rPr>
          <w:b/>
          <w:color w:val="000000"/>
          <w:szCs w:val="18"/>
          <w:lang w:val="en-GB"/>
        </w:rPr>
      </w:pPr>
      <w:proofErr w:type="gramStart"/>
      <w:r w:rsidRPr="00C61419">
        <w:rPr>
          <w:b/>
          <w:color w:val="000000"/>
          <w:szCs w:val="18"/>
          <w:lang w:val="en-GB"/>
        </w:rPr>
        <w:t>mscarpa@iuav.it</w:t>
      </w:r>
      <w:r w:rsidR="00B0785D" w:rsidRPr="00C61419">
        <w:rPr>
          <w:b/>
          <w:color w:val="000000"/>
          <w:szCs w:val="18"/>
          <w:lang w:val="en-GB"/>
        </w:rPr>
        <w:t xml:space="preserve"> </w:t>
      </w:r>
      <w:r w:rsidR="00CE7BDC" w:rsidRPr="00C61419">
        <w:rPr>
          <w:sz w:val="28"/>
          <w:szCs w:val="28"/>
          <w:lang w:val="en-GB"/>
        </w:rPr>
        <w:t>]</w:t>
      </w:r>
      <w:proofErr w:type="gramEnd"/>
    </w:p>
    <w:p w14:paraId="612AA513" w14:textId="77777777" w:rsidR="009B52AD" w:rsidRPr="00C61419" w:rsidRDefault="009B52AD" w:rsidP="00972C9B">
      <w:pPr>
        <w:rPr>
          <w:lang w:val="en-GB"/>
        </w:rPr>
      </w:pPr>
    </w:p>
    <w:tbl>
      <w:tblPr>
        <w:tblStyle w:val="Tabellaelenco3-colore31"/>
        <w:tblW w:w="93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4"/>
        <w:gridCol w:w="1354"/>
        <w:gridCol w:w="1437"/>
        <w:gridCol w:w="6230"/>
      </w:tblGrid>
      <w:tr w:rsidR="009B52AD" w:rsidRPr="00C61419" w14:paraId="61CCD0FB" w14:textId="77777777" w:rsidTr="00A055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65" w:type="dxa"/>
            <w:gridSpan w:val="4"/>
            <w:shd w:val="clear" w:color="auto" w:fill="D9D9D9" w:themeFill="background1" w:themeFillShade="D9"/>
            <w:vAlign w:val="center"/>
          </w:tcPr>
          <w:p w14:paraId="1AD468FF" w14:textId="77777777" w:rsidR="009B52AD" w:rsidRPr="00C61419" w:rsidRDefault="009B52AD" w:rsidP="00A055DC">
            <w:pPr>
              <w:spacing w:before="120"/>
              <w:jc w:val="center"/>
              <w:rPr>
                <w:color w:val="000000"/>
                <w:lang w:val="en-GB"/>
              </w:rPr>
            </w:pPr>
            <w:r w:rsidRPr="00C61419">
              <w:rPr>
                <w:color w:val="000000"/>
                <w:lang w:val="en-GB"/>
              </w:rPr>
              <w:t>OVERVIEW of the SIMULATION</w:t>
            </w:r>
          </w:p>
        </w:tc>
      </w:tr>
      <w:tr w:rsidR="009B52AD" w:rsidRPr="00C61419" w14:paraId="2BF3D34F" w14:textId="77777777" w:rsidTr="00264D5F">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344" w:type="dxa"/>
            <w:vAlign w:val="center"/>
          </w:tcPr>
          <w:p w14:paraId="097A1EEE" w14:textId="77777777" w:rsidR="009B52AD" w:rsidRPr="00C61419" w:rsidRDefault="009B52AD" w:rsidP="00A055DC">
            <w:pPr>
              <w:jc w:val="center"/>
              <w:rPr>
                <w:b w:val="0"/>
                <w:sz w:val="18"/>
                <w:szCs w:val="18"/>
                <w:lang w:val="en-GB"/>
              </w:rPr>
            </w:pPr>
            <w:r w:rsidRPr="00C61419">
              <w:rPr>
                <w:sz w:val="18"/>
                <w:szCs w:val="18"/>
                <w:lang w:val="en-GB"/>
              </w:rPr>
              <w:t>1</w:t>
            </w:r>
          </w:p>
        </w:tc>
        <w:tc>
          <w:tcPr>
            <w:tcW w:w="1354" w:type="dxa"/>
            <w:vAlign w:val="center"/>
          </w:tcPr>
          <w:p w14:paraId="2D013999" w14:textId="77777777" w:rsidR="009B52AD" w:rsidRPr="00C61419" w:rsidRDefault="009B52AD" w:rsidP="00A055DC">
            <w:pPr>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User Case</w:t>
            </w:r>
          </w:p>
        </w:tc>
        <w:tc>
          <w:tcPr>
            <w:tcW w:w="7667" w:type="dxa"/>
            <w:gridSpan w:val="2"/>
            <w:vAlign w:val="center"/>
          </w:tcPr>
          <w:p w14:paraId="0915FF67" w14:textId="77777777"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i/>
                <w:color w:val="808080" w:themeColor="background1" w:themeShade="80"/>
                <w:sz w:val="18"/>
                <w:szCs w:val="18"/>
                <w:lang w:val="en-GB"/>
              </w:rPr>
            </w:pPr>
            <w:r w:rsidRPr="00C61419">
              <w:rPr>
                <w:sz w:val="18"/>
                <w:szCs w:val="18"/>
                <w:lang w:val="en-GB"/>
              </w:rPr>
              <w:t>Building Energy Simulation for the prediction of room air and surface temperatures, as well as thermal and air flows in the room, depending on variable boundary conditions and complex HVAC (Heating, Ventilation and Air Conditioning) system components and control strategies</w:t>
            </w:r>
            <w:r w:rsidRPr="00C61419">
              <w:rPr>
                <w:i/>
                <w:color w:val="808080" w:themeColor="background1" w:themeShade="80"/>
                <w:sz w:val="18"/>
                <w:szCs w:val="18"/>
                <w:lang w:val="en-GB"/>
              </w:rPr>
              <w:t>.</w:t>
            </w:r>
          </w:p>
        </w:tc>
      </w:tr>
      <w:tr w:rsidR="009B52AD" w:rsidRPr="00C61419" w14:paraId="5DECE697" w14:textId="77777777" w:rsidTr="00A055DC">
        <w:trPr>
          <w:trHeight w:val="345"/>
        </w:trPr>
        <w:tc>
          <w:tcPr>
            <w:cnfStyle w:val="001000000000" w:firstRow="0" w:lastRow="0" w:firstColumn="1" w:lastColumn="0" w:oddVBand="0" w:evenVBand="0" w:oddHBand="0" w:evenHBand="0" w:firstRowFirstColumn="0" w:firstRowLastColumn="0" w:lastRowFirstColumn="0" w:lastRowLastColumn="0"/>
            <w:tcW w:w="344" w:type="dxa"/>
            <w:vMerge w:val="restart"/>
            <w:vAlign w:val="center"/>
          </w:tcPr>
          <w:p w14:paraId="43FE3CB7" w14:textId="77777777" w:rsidR="009B52AD" w:rsidRPr="00C61419" w:rsidRDefault="009B52AD" w:rsidP="00A055DC">
            <w:pPr>
              <w:pStyle w:val="Listenabsatz"/>
              <w:ind w:left="0"/>
              <w:jc w:val="center"/>
              <w:rPr>
                <w:color w:val="000000"/>
                <w:sz w:val="18"/>
                <w:szCs w:val="18"/>
                <w:lang w:val="en-GB"/>
              </w:rPr>
            </w:pPr>
            <w:r w:rsidRPr="00C61419">
              <w:rPr>
                <w:color w:val="000000"/>
                <w:sz w:val="18"/>
                <w:szCs w:val="18"/>
                <w:lang w:val="en-GB"/>
              </w:rPr>
              <w:t>2</w:t>
            </w:r>
          </w:p>
        </w:tc>
        <w:tc>
          <w:tcPr>
            <w:tcW w:w="1354" w:type="dxa"/>
            <w:vMerge w:val="restart"/>
            <w:vAlign w:val="center"/>
          </w:tcPr>
          <w:p w14:paraId="0B6C091B" w14:textId="77777777" w:rsidR="009B52AD" w:rsidRPr="00C61419" w:rsidRDefault="009B52AD" w:rsidP="00A055DC">
            <w:pPr>
              <w:pStyle w:val="Listenabsatz"/>
              <w:ind w:left="0"/>
              <w:jc w:val="right"/>
              <w:cnfStyle w:val="000000000000" w:firstRow="0" w:lastRow="0" w:firstColumn="0" w:lastColumn="0" w:oddVBand="0" w:evenVBand="0" w:oddHBand="0" w:evenHBand="0" w:firstRowFirstColumn="0" w:firstRowLastColumn="0" w:lastRowFirstColumn="0" w:lastRowLastColumn="0"/>
              <w:rPr>
                <w:b/>
                <w:color w:val="000000"/>
                <w:sz w:val="18"/>
                <w:szCs w:val="18"/>
                <w:lang w:val="en-GB"/>
              </w:rPr>
            </w:pPr>
            <w:r w:rsidRPr="00C61419">
              <w:rPr>
                <w:b/>
                <w:smallCaps/>
                <w:sz w:val="18"/>
                <w:szCs w:val="18"/>
                <w:lang w:val="en-GB"/>
              </w:rPr>
              <w:t>Chain of Models</w:t>
            </w:r>
            <w:r w:rsidRPr="00C61419">
              <w:rPr>
                <w:rStyle w:val="Funotenzeichen"/>
                <w:b/>
                <w:smallCaps/>
                <w:sz w:val="18"/>
                <w:szCs w:val="18"/>
                <w:lang w:val="en-GB"/>
              </w:rPr>
              <w:footnoteReference w:id="5"/>
            </w:r>
          </w:p>
        </w:tc>
        <w:tc>
          <w:tcPr>
            <w:tcW w:w="1437" w:type="dxa"/>
            <w:vAlign w:val="center"/>
          </w:tcPr>
          <w:p w14:paraId="4AA6155E" w14:textId="77777777" w:rsidR="009B52AD" w:rsidRPr="00C61419" w:rsidRDefault="009B52AD" w:rsidP="00A055DC">
            <w:pPr>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Model 1</w:t>
            </w:r>
          </w:p>
          <w:p w14:paraId="608E98B4" w14:textId="77777777" w:rsidR="009B52AD" w:rsidRPr="00C61419" w:rsidRDefault="009B52AD" w:rsidP="00A055DC">
            <w:pPr>
              <w:jc w:val="right"/>
              <w:cnfStyle w:val="000000000000" w:firstRow="0" w:lastRow="0" w:firstColumn="0" w:lastColumn="0" w:oddVBand="0" w:evenVBand="0" w:oddHBand="0" w:evenHBand="0" w:firstRowFirstColumn="0" w:firstRowLastColumn="0" w:lastRowFirstColumn="0" w:lastRowLastColumn="0"/>
              <w:rPr>
                <w:b/>
                <w:sz w:val="18"/>
                <w:szCs w:val="18"/>
                <w:lang w:val="en-GB"/>
              </w:rPr>
            </w:pPr>
            <w:r w:rsidRPr="00C61419">
              <w:rPr>
                <w:b/>
                <w:smallCaps/>
                <w:sz w:val="18"/>
                <w:szCs w:val="18"/>
                <w:lang w:val="en-GB"/>
              </w:rPr>
              <w:t>(Heat and moisture transport + Solar radiation and light + HVAC System Operation)</w:t>
            </w:r>
          </w:p>
        </w:tc>
        <w:tc>
          <w:tcPr>
            <w:tcW w:w="6230" w:type="dxa"/>
            <w:vAlign w:val="center"/>
          </w:tcPr>
          <w:p w14:paraId="59851E43" w14:textId="72099A63"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 xml:space="preserve">The model consists </w:t>
            </w:r>
            <w:r w:rsidR="00F57FF8" w:rsidRPr="00C61419">
              <w:rPr>
                <w:sz w:val="18"/>
                <w:szCs w:val="18"/>
                <w:lang w:val="en-GB"/>
              </w:rPr>
              <w:t xml:space="preserve">of </w:t>
            </w:r>
            <w:r w:rsidRPr="00C61419">
              <w:rPr>
                <w:sz w:val="18"/>
                <w:szCs w:val="18"/>
                <w:lang w:val="en-GB"/>
              </w:rPr>
              <w:t>the simultaneous solution of the following models:</w:t>
            </w:r>
          </w:p>
          <w:p w14:paraId="62E6C741" w14:textId="77777777" w:rsidR="009B52AD" w:rsidRPr="00C61419" w:rsidRDefault="009B52AD" w:rsidP="009B52AD">
            <w:pPr>
              <w:pStyle w:val="Listenabsatz"/>
              <w:numPr>
                <w:ilvl w:val="0"/>
                <w:numId w:val="13"/>
              </w:num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Continuum model. Continuum thermodynamic and Phase Field models. Thermodynamics.</w:t>
            </w:r>
          </w:p>
          <w:p w14:paraId="4A76FD6D" w14:textId="77777777" w:rsidR="009B52AD" w:rsidRPr="00C61419" w:rsidRDefault="009B52AD" w:rsidP="009B52AD">
            <w:pPr>
              <w:pStyle w:val="Listenabsatz"/>
              <w:numPr>
                <w:ilvl w:val="0"/>
                <w:numId w:val="13"/>
              </w:num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Continuum model. Continuum thermodynamic and Phase Field models. Thermodynamics, Optics.</w:t>
            </w:r>
          </w:p>
          <w:p w14:paraId="51E51F41" w14:textId="77777777" w:rsidR="009B52AD" w:rsidRPr="00C61419" w:rsidRDefault="009B52AD" w:rsidP="009B52AD">
            <w:pPr>
              <w:pStyle w:val="Listenabsatz"/>
              <w:numPr>
                <w:ilvl w:val="0"/>
                <w:numId w:val="13"/>
              </w:numPr>
              <w:spacing w:before="0" w:after="0"/>
              <w:contextualSpacing/>
              <w:jc w:val="left"/>
              <w:cnfStyle w:val="000000000000" w:firstRow="0" w:lastRow="0" w:firstColumn="0" w:lastColumn="0" w:oddVBand="0" w:evenVBand="0" w:oddHBand="0" w:evenHBand="0" w:firstRowFirstColumn="0" w:firstRowLastColumn="0" w:lastRowFirstColumn="0" w:lastRowLastColumn="0"/>
              <w:rPr>
                <w:color w:val="000000"/>
                <w:sz w:val="12"/>
                <w:lang w:val="en-GB"/>
              </w:rPr>
            </w:pPr>
            <w:r w:rsidRPr="00C61419">
              <w:rPr>
                <w:sz w:val="18"/>
                <w:szCs w:val="18"/>
                <w:lang w:val="en-GB"/>
              </w:rPr>
              <w:t>Application of models to simulate Processes and Devices.</w:t>
            </w:r>
          </w:p>
        </w:tc>
      </w:tr>
      <w:tr w:rsidR="009B52AD" w:rsidRPr="00C61419" w14:paraId="01A378FC" w14:textId="77777777" w:rsidTr="00A055D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44" w:type="dxa"/>
            <w:vMerge/>
            <w:vAlign w:val="center"/>
          </w:tcPr>
          <w:p w14:paraId="645710DC" w14:textId="77777777" w:rsidR="009B52AD" w:rsidRPr="00C61419" w:rsidRDefault="009B52AD" w:rsidP="00A055DC">
            <w:pPr>
              <w:pStyle w:val="Listenabsatz"/>
              <w:ind w:left="0"/>
              <w:jc w:val="center"/>
              <w:rPr>
                <w:color w:val="000000"/>
                <w:sz w:val="18"/>
                <w:szCs w:val="18"/>
                <w:lang w:val="en-GB"/>
              </w:rPr>
            </w:pPr>
          </w:p>
        </w:tc>
        <w:tc>
          <w:tcPr>
            <w:tcW w:w="1354" w:type="dxa"/>
            <w:vMerge/>
            <w:vAlign w:val="center"/>
          </w:tcPr>
          <w:p w14:paraId="7B2EB83C" w14:textId="77777777" w:rsidR="009B52AD" w:rsidRPr="00C61419" w:rsidRDefault="009B52AD" w:rsidP="00A055DC">
            <w:pPr>
              <w:pStyle w:val="Listenabsatz"/>
              <w:ind w:left="0"/>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p>
        </w:tc>
        <w:tc>
          <w:tcPr>
            <w:tcW w:w="1437" w:type="dxa"/>
            <w:vAlign w:val="center"/>
          </w:tcPr>
          <w:p w14:paraId="4A5EE0B7" w14:textId="77777777" w:rsidR="009B52AD" w:rsidRPr="00C61419" w:rsidRDefault="009B52AD" w:rsidP="00A055DC">
            <w:pPr>
              <w:jc w:val="right"/>
              <w:cnfStyle w:val="000000100000" w:firstRow="0" w:lastRow="0" w:firstColumn="0" w:lastColumn="0" w:oddVBand="0" w:evenVBand="0" w:oddHBand="1" w:evenHBand="0" w:firstRowFirstColumn="0" w:firstRowLastColumn="0" w:lastRowFirstColumn="0" w:lastRowLastColumn="0"/>
              <w:rPr>
                <w:b/>
                <w:i/>
                <w:sz w:val="18"/>
                <w:szCs w:val="18"/>
                <w:lang w:val="en-GB"/>
              </w:rPr>
            </w:pPr>
            <w:r w:rsidRPr="00C61419">
              <w:rPr>
                <w:b/>
                <w:smallCaps/>
                <w:sz w:val="18"/>
                <w:szCs w:val="18"/>
                <w:lang w:val="en-GB"/>
              </w:rPr>
              <w:t>data mining methodology</w:t>
            </w:r>
          </w:p>
        </w:tc>
        <w:tc>
          <w:tcPr>
            <w:tcW w:w="6230" w:type="dxa"/>
            <w:vAlign w:val="center"/>
          </w:tcPr>
          <w:p w14:paraId="34DF9D54" w14:textId="77777777" w:rsidR="009B52AD" w:rsidRPr="00C61419" w:rsidRDefault="009B52AD"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 xml:space="preserve">The models may take advantage of </w:t>
            </w:r>
            <w:proofErr w:type="gramStart"/>
            <w:r w:rsidRPr="00C61419">
              <w:rPr>
                <w:sz w:val="18"/>
                <w:szCs w:val="18"/>
                <w:lang w:val="en-GB"/>
              </w:rPr>
              <w:t>data-based</w:t>
            </w:r>
            <w:proofErr w:type="gramEnd"/>
            <w:r w:rsidRPr="00C61419">
              <w:rPr>
                <w:sz w:val="18"/>
                <w:szCs w:val="18"/>
                <w:lang w:val="en-GB"/>
              </w:rPr>
              <w:t xml:space="preserve"> curves/correlations expressing the performance of materials and HVAC components.</w:t>
            </w:r>
          </w:p>
        </w:tc>
      </w:tr>
      <w:tr w:rsidR="009B52AD" w:rsidRPr="00C61419" w14:paraId="7E14764D" w14:textId="77777777" w:rsidTr="00A055DC">
        <w:trPr>
          <w:trHeight w:val="993"/>
        </w:trPr>
        <w:tc>
          <w:tcPr>
            <w:cnfStyle w:val="001000000000" w:firstRow="0" w:lastRow="0" w:firstColumn="1" w:lastColumn="0" w:oddVBand="0" w:evenVBand="0" w:oddHBand="0" w:evenHBand="0" w:firstRowFirstColumn="0" w:firstRowLastColumn="0" w:lastRowFirstColumn="0" w:lastRowLastColumn="0"/>
            <w:tcW w:w="344" w:type="dxa"/>
            <w:vAlign w:val="center"/>
          </w:tcPr>
          <w:p w14:paraId="77650A60" w14:textId="77777777" w:rsidR="009B52AD" w:rsidRPr="00C61419" w:rsidRDefault="009B52AD" w:rsidP="00A055DC">
            <w:pPr>
              <w:jc w:val="center"/>
              <w:rPr>
                <w:b w:val="0"/>
                <w:sz w:val="18"/>
                <w:szCs w:val="18"/>
                <w:lang w:val="en-GB"/>
              </w:rPr>
            </w:pPr>
            <w:r w:rsidRPr="00C61419">
              <w:rPr>
                <w:sz w:val="18"/>
                <w:szCs w:val="18"/>
                <w:lang w:val="en-GB"/>
              </w:rPr>
              <w:t>3</w:t>
            </w:r>
          </w:p>
        </w:tc>
        <w:tc>
          <w:tcPr>
            <w:tcW w:w="1354" w:type="dxa"/>
            <w:vAlign w:val="center"/>
          </w:tcPr>
          <w:p w14:paraId="7A4BF2DE" w14:textId="77777777" w:rsidR="009B52AD" w:rsidRPr="00C61419" w:rsidRDefault="009B52AD" w:rsidP="00A055DC">
            <w:pPr>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Publication Peer-Reviewing the data</w:t>
            </w:r>
          </w:p>
        </w:tc>
        <w:tc>
          <w:tcPr>
            <w:tcW w:w="7667" w:type="dxa"/>
            <w:gridSpan w:val="2"/>
            <w:vAlign w:val="center"/>
          </w:tcPr>
          <w:p w14:paraId="4EB12CE7" w14:textId="77777777" w:rsidR="009B52AD" w:rsidRPr="00C61419" w:rsidRDefault="009B52AD" w:rsidP="00A055DC">
            <w:pPr>
              <w:pStyle w:val="Listenabsatz"/>
              <w:ind w:left="0"/>
              <w:cnfStyle w:val="000000000000" w:firstRow="0" w:lastRow="0" w:firstColumn="0" w:lastColumn="0" w:oddVBand="0" w:evenVBand="0" w:oddHBand="0" w:evenHBand="0" w:firstRowFirstColumn="0" w:firstRowLastColumn="0" w:lastRowFirstColumn="0" w:lastRowLastColumn="0"/>
              <w:rPr>
                <w:i/>
                <w:sz w:val="18"/>
                <w:szCs w:val="18"/>
                <w:lang w:val="en-GB"/>
              </w:rPr>
            </w:pPr>
            <w:r w:rsidRPr="00C61419">
              <w:rPr>
                <w:i/>
                <w:sz w:val="18"/>
                <w:szCs w:val="18"/>
                <w:lang w:val="en-GB"/>
              </w:rPr>
              <w:t>-</w:t>
            </w:r>
          </w:p>
        </w:tc>
      </w:tr>
      <w:tr w:rsidR="009B52AD" w:rsidRPr="00C61419" w14:paraId="31B7CBA5" w14:textId="77777777" w:rsidTr="00A05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 w:type="dxa"/>
            <w:vAlign w:val="center"/>
          </w:tcPr>
          <w:p w14:paraId="720B66C0" w14:textId="77777777" w:rsidR="009B52AD" w:rsidRPr="00C61419" w:rsidRDefault="009B52AD" w:rsidP="00A055DC">
            <w:pPr>
              <w:jc w:val="center"/>
              <w:rPr>
                <w:b w:val="0"/>
                <w:sz w:val="18"/>
                <w:szCs w:val="18"/>
                <w:lang w:val="en-GB"/>
              </w:rPr>
            </w:pPr>
            <w:r w:rsidRPr="00C61419">
              <w:rPr>
                <w:sz w:val="18"/>
                <w:szCs w:val="18"/>
                <w:lang w:val="en-GB"/>
              </w:rPr>
              <w:t>4</w:t>
            </w:r>
          </w:p>
        </w:tc>
        <w:tc>
          <w:tcPr>
            <w:tcW w:w="1354" w:type="dxa"/>
            <w:vAlign w:val="center"/>
          </w:tcPr>
          <w:p w14:paraId="3A71BA7A" w14:textId="77777777" w:rsidR="009B52AD" w:rsidRPr="00C61419" w:rsidRDefault="009B52AD" w:rsidP="00A055DC">
            <w:pPr>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Access conditions</w:t>
            </w:r>
          </w:p>
        </w:tc>
        <w:tc>
          <w:tcPr>
            <w:tcW w:w="7667" w:type="dxa"/>
            <w:gridSpan w:val="2"/>
            <w:vAlign w:val="center"/>
          </w:tcPr>
          <w:p w14:paraId="380BB55C" w14:textId="7574AA0B"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 xml:space="preserve">Software </w:t>
            </w:r>
            <w:proofErr w:type="spellStart"/>
            <w:r w:rsidRPr="00C61419">
              <w:rPr>
                <w:sz w:val="18"/>
                <w:szCs w:val="18"/>
                <w:lang w:val="en-GB"/>
              </w:rPr>
              <w:t>EnergyPlus</w:t>
            </w:r>
            <w:proofErr w:type="spellEnd"/>
            <w:r w:rsidRPr="00C61419">
              <w:rPr>
                <w:sz w:val="18"/>
                <w:szCs w:val="18"/>
                <w:lang w:val="en-GB"/>
              </w:rPr>
              <w:t xml:space="preserve"> (</w:t>
            </w:r>
            <w:hyperlink r:id="rId16" w:history="1">
              <w:r w:rsidRPr="00C61419">
                <w:rPr>
                  <w:rStyle w:val="Hyperlink"/>
                  <w:rFonts w:ascii="Arial" w:hAnsi="Arial" w:cs="Arial"/>
                  <w:sz w:val="18"/>
                  <w:szCs w:val="18"/>
                  <w:u w:val="none"/>
                  <w:lang w:val="en-GB"/>
                </w:rPr>
                <w:t>https://energyplus.net/</w:t>
              </w:r>
            </w:hyperlink>
            <w:r w:rsidRPr="00C61419">
              <w:rPr>
                <w:sz w:val="18"/>
                <w:szCs w:val="18"/>
                <w:lang w:val="en-GB"/>
              </w:rPr>
              <w:t xml:space="preserve">) for building energy simulation, which is free and </w:t>
            </w:r>
            <w:r w:rsidR="00D6301C" w:rsidRPr="00C61419">
              <w:rPr>
                <w:sz w:val="18"/>
                <w:szCs w:val="18"/>
                <w:lang w:val="en-GB"/>
              </w:rPr>
              <w:t>open-</w:t>
            </w:r>
            <w:r w:rsidRPr="00C61419">
              <w:rPr>
                <w:sz w:val="18"/>
                <w:szCs w:val="18"/>
                <w:lang w:val="en-GB"/>
              </w:rPr>
              <w:t>source software.</w:t>
            </w:r>
          </w:p>
          <w:p w14:paraId="34395880" w14:textId="17AC5F5C"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sz w:val="18"/>
                <w:szCs w:val="18"/>
                <w:lang w:val="en-GB"/>
              </w:rPr>
            </w:pPr>
            <w:proofErr w:type="spellStart"/>
            <w:r w:rsidRPr="00C61419">
              <w:rPr>
                <w:sz w:val="18"/>
                <w:szCs w:val="18"/>
                <w:lang w:val="en-GB"/>
              </w:rPr>
              <w:t>EnergyPlus</w:t>
            </w:r>
            <w:proofErr w:type="spellEnd"/>
            <w:r w:rsidRPr="00C61419">
              <w:rPr>
                <w:sz w:val="18"/>
                <w:szCs w:val="18"/>
                <w:lang w:val="en-GB"/>
              </w:rPr>
              <w:t xml:space="preserve"> </w:t>
            </w:r>
            <w:proofErr w:type="gramStart"/>
            <w:r w:rsidRPr="00C61419">
              <w:rPr>
                <w:sz w:val="18"/>
                <w:szCs w:val="18"/>
                <w:lang w:val="en-GB"/>
              </w:rPr>
              <w:t>is funded by the U.S. Department of Energy’s (DOE) Building Technologies Office (BTO) and managed by the National Renewable Energy Laboratory (NREL)</w:t>
            </w:r>
            <w:proofErr w:type="gramEnd"/>
            <w:r w:rsidRPr="00C61419">
              <w:rPr>
                <w:sz w:val="18"/>
                <w:szCs w:val="18"/>
                <w:lang w:val="en-GB"/>
              </w:rPr>
              <w:t>.</w:t>
            </w:r>
          </w:p>
          <w:p w14:paraId="1704E452" w14:textId="77777777" w:rsidR="009B52AD" w:rsidRPr="00C61419" w:rsidRDefault="009B52AD" w:rsidP="00A055DC">
            <w:pPr>
              <w:cnfStyle w:val="000000100000" w:firstRow="0" w:lastRow="0" w:firstColumn="0" w:lastColumn="0" w:oddVBand="0" w:evenVBand="0" w:oddHBand="1" w:evenHBand="0" w:firstRowFirstColumn="0" w:firstRowLastColumn="0" w:lastRowFirstColumn="0" w:lastRowLastColumn="0"/>
              <w:rPr>
                <w:i/>
                <w:sz w:val="14"/>
                <w:szCs w:val="18"/>
                <w:lang w:val="en-GB"/>
              </w:rPr>
            </w:pPr>
            <w:proofErr w:type="spellStart"/>
            <w:r w:rsidRPr="00C61419">
              <w:rPr>
                <w:sz w:val="18"/>
                <w:szCs w:val="18"/>
                <w:lang w:val="en-GB"/>
              </w:rPr>
              <w:t>EnergyPlus</w:t>
            </w:r>
            <w:proofErr w:type="spellEnd"/>
            <w:r w:rsidRPr="00C61419">
              <w:rPr>
                <w:sz w:val="18"/>
                <w:szCs w:val="18"/>
                <w:lang w:val="en-GB"/>
              </w:rPr>
              <w:t xml:space="preserve"> </w:t>
            </w:r>
            <w:proofErr w:type="gramStart"/>
            <w:r w:rsidRPr="00C61419">
              <w:rPr>
                <w:sz w:val="18"/>
                <w:szCs w:val="18"/>
                <w:lang w:val="en-GB"/>
              </w:rPr>
              <w:t>is developed</w:t>
            </w:r>
            <w:proofErr w:type="gramEnd"/>
            <w:r w:rsidRPr="00C61419">
              <w:rPr>
                <w:sz w:val="18"/>
                <w:szCs w:val="18"/>
                <w:lang w:val="en-GB"/>
              </w:rPr>
              <w:t xml:space="preserve"> in collaboration with NREL, various DOE National Laboratories, academic institutions, and private firms.</w:t>
            </w:r>
          </w:p>
        </w:tc>
      </w:tr>
      <w:tr w:rsidR="009B52AD" w:rsidRPr="00C61419" w14:paraId="65FF2A47" w14:textId="77777777" w:rsidTr="00A055DC">
        <w:tc>
          <w:tcPr>
            <w:cnfStyle w:val="001000000000" w:firstRow="0" w:lastRow="0" w:firstColumn="1" w:lastColumn="0" w:oddVBand="0" w:evenVBand="0" w:oddHBand="0" w:evenHBand="0" w:firstRowFirstColumn="0" w:firstRowLastColumn="0" w:lastRowFirstColumn="0" w:lastRowLastColumn="0"/>
            <w:tcW w:w="344" w:type="dxa"/>
            <w:vAlign w:val="center"/>
          </w:tcPr>
          <w:p w14:paraId="730C5912" w14:textId="77777777" w:rsidR="009B52AD" w:rsidRPr="00C61419" w:rsidRDefault="009B52AD" w:rsidP="00A055DC">
            <w:pPr>
              <w:jc w:val="center"/>
              <w:rPr>
                <w:b w:val="0"/>
                <w:sz w:val="18"/>
                <w:szCs w:val="18"/>
                <w:lang w:val="en-GB"/>
              </w:rPr>
            </w:pPr>
            <w:r w:rsidRPr="00C61419">
              <w:rPr>
                <w:sz w:val="18"/>
                <w:szCs w:val="18"/>
                <w:lang w:val="en-GB"/>
              </w:rPr>
              <w:t>5</w:t>
            </w:r>
          </w:p>
        </w:tc>
        <w:tc>
          <w:tcPr>
            <w:tcW w:w="1354" w:type="dxa"/>
            <w:vAlign w:val="center"/>
          </w:tcPr>
          <w:p w14:paraId="3BC20977" w14:textId="77777777" w:rsidR="009B52AD" w:rsidRPr="00C61419" w:rsidRDefault="009B52AD" w:rsidP="00A055DC">
            <w:pPr>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Workflow and its rationale</w:t>
            </w:r>
          </w:p>
        </w:tc>
        <w:tc>
          <w:tcPr>
            <w:tcW w:w="7667" w:type="dxa"/>
            <w:gridSpan w:val="2"/>
            <w:vAlign w:val="center"/>
          </w:tcPr>
          <w:p w14:paraId="1DF1F2DF" w14:textId="77777777" w:rsidR="009B52AD" w:rsidRPr="00C61419" w:rsidRDefault="009B52AD" w:rsidP="00A055DC">
            <w:pPr>
              <w:cnfStyle w:val="000000000000" w:firstRow="0" w:lastRow="0" w:firstColumn="0" w:lastColumn="0" w:oddVBand="0" w:evenVBand="0" w:oddHBand="0" w:evenHBand="0" w:firstRowFirstColumn="0" w:firstRowLastColumn="0" w:lastRowFirstColumn="0" w:lastRowLastColumn="0"/>
              <w:rPr>
                <w:sz w:val="14"/>
                <w:szCs w:val="18"/>
                <w:lang w:val="en-GB"/>
              </w:rPr>
            </w:pPr>
            <w:proofErr w:type="spellStart"/>
            <w:r w:rsidRPr="00C61419">
              <w:rPr>
                <w:sz w:val="18"/>
                <w:szCs w:val="18"/>
                <w:lang w:val="en-GB"/>
              </w:rPr>
              <w:t>EnergyPlus</w:t>
            </w:r>
            <w:proofErr w:type="spellEnd"/>
            <w:r w:rsidRPr="00C61419">
              <w:rPr>
                <w:sz w:val="18"/>
                <w:szCs w:val="18"/>
                <w:lang w:val="en-GB"/>
              </w:rPr>
              <w:t xml:space="preserve"> is a well-acknowledged and validated software, used as a reference in building energy simulation.</w:t>
            </w:r>
          </w:p>
        </w:tc>
      </w:tr>
    </w:tbl>
    <w:p w14:paraId="3C0BAF95" w14:textId="77777777" w:rsidR="009B52AD" w:rsidRPr="00C61419" w:rsidRDefault="009B52AD" w:rsidP="00972C9B">
      <w:pPr>
        <w:rPr>
          <w:lang w:val="en-GB"/>
        </w:rPr>
      </w:pPr>
    </w:p>
    <w:p w14:paraId="275BAD43" w14:textId="05343C06" w:rsidR="009B52AD" w:rsidRPr="00C61419" w:rsidRDefault="000F56E8" w:rsidP="009B52AD">
      <w:pPr>
        <w:jc w:val="center"/>
        <w:rPr>
          <w:lang w:val="en-GB"/>
        </w:rPr>
      </w:pPr>
      <w:r w:rsidRPr="00C61419">
        <w:rPr>
          <w:noProof/>
          <w:lang w:val="en-GB" w:eastAsia="de-DE"/>
        </w:rPr>
        <w:lastRenderedPageBreak/>
        <w:drawing>
          <wp:inline distT="0" distB="0" distL="0" distR="0" wp14:anchorId="3FEF6D00" wp14:editId="209C030B">
            <wp:extent cx="5040000" cy="3328690"/>
            <wp:effectExtent l="0" t="0" r="825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40" t="18360" r="15121" b="18725"/>
                    <a:stretch/>
                  </pic:blipFill>
                  <pic:spPr bwMode="auto">
                    <a:xfrm>
                      <a:off x="0" y="0"/>
                      <a:ext cx="5040000" cy="3328690"/>
                    </a:xfrm>
                    <a:prstGeom prst="rect">
                      <a:avLst/>
                    </a:prstGeom>
                    <a:ln>
                      <a:noFill/>
                    </a:ln>
                    <a:extLst>
                      <a:ext uri="{53640926-AAD7-44D8-BBD7-CCE9431645EC}">
                        <a14:shadowObscured xmlns:a14="http://schemas.microsoft.com/office/drawing/2010/main"/>
                      </a:ext>
                    </a:extLst>
                  </pic:spPr>
                </pic:pic>
              </a:graphicData>
            </a:graphic>
          </wp:inline>
        </w:drawing>
      </w:r>
    </w:p>
    <w:p w14:paraId="1EA54758" w14:textId="7C314C07" w:rsidR="00D46CC8" w:rsidRPr="00C61419" w:rsidRDefault="00D46CC8" w:rsidP="000F56E8">
      <w:pPr>
        <w:spacing w:before="0" w:after="0"/>
        <w:jc w:val="center"/>
        <w:rPr>
          <w:lang w:val="en-GB"/>
        </w:rPr>
      </w:pPr>
      <w:r w:rsidRPr="00C61419">
        <w:rPr>
          <w:lang w:val="en-GB"/>
        </w:rPr>
        <w:br w:type="page"/>
      </w:r>
    </w:p>
    <w:p w14:paraId="49C5AC62" w14:textId="6F950112" w:rsidR="009B52AD" w:rsidRPr="00C61419" w:rsidRDefault="0068380B" w:rsidP="00397082">
      <w:pPr>
        <w:ind w:firstLine="708"/>
        <w:jc w:val="center"/>
        <w:rPr>
          <w:lang w:val="en-GB"/>
        </w:rPr>
      </w:pPr>
      <w:r w:rsidRPr="00C61419">
        <w:rPr>
          <w:b/>
          <w:color w:val="000000"/>
          <w:szCs w:val="18"/>
          <w:u w:val="single"/>
          <w:lang w:val="en-GB"/>
        </w:rPr>
        <w:lastRenderedPageBreak/>
        <w:t>MODEL 1 (IUAV)</w:t>
      </w:r>
    </w:p>
    <w:p w14:paraId="00C8817E" w14:textId="38B6030D" w:rsidR="009B52AD" w:rsidRPr="00C61419" w:rsidRDefault="009B52AD" w:rsidP="00A22E47">
      <w:pPr>
        <w:rPr>
          <w:b/>
          <w:sz w:val="18"/>
          <w:szCs w:val="18"/>
          <w:lang w:val="en-GB"/>
        </w:rPr>
      </w:pPr>
      <w:r w:rsidRPr="00C61419">
        <w:rPr>
          <w:b/>
          <w:noProof/>
          <w:szCs w:val="18"/>
          <w:lang w:val="en-GB" w:eastAsia="de-DE"/>
        </w:rPr>
        <mc:AlternateContent>
          <mc:Choice Requires="wps">
            <w:drawing>
              <wp:anchor distT="0" distB="0" distL="114300" distR="114300" simplePos="0" relativeHeight="251659264" behindDoc="0" locked="0" layoutInCell="1" allowOverlap="1" wp14:anchorId="6A712354" wp14:editId="11653A8A">
                <wp:simplePos x="0" y="0"/>
                <wp:positionH relativeFrom="column">
                  <wp:posOffset>5024120</wp:posOffset>
                </wp:positionH>
                <wp:positionV relativeFrom="paragraph">
                  <wp:posOffset>24656</wp:posOffset>
                </wp:positionV>
                <wp:extent cx="465455" cy="485775"/>
                <wp:effectExtent l="0" t="0" r="10795" b="28575"/>
                <wp:wrapNone/>
                <wp:docPr id="31" name="Oval 30"/>
                <wp:cNvGraphicFramePr/>
                <a:graphic xmlns:a="http://schemas.openxmlformats.org/drawingml/2006/main">
                  <a:graphicData uri="http://schemas.microsoft.com/office/word/2010/wordprocessingShape">
                    <wps:wsp>
                      <wps:cNvSpPr/>
                      <wps:spPr>
                        <a:xfrm>
                          <a:off x="0" y="0"/>
                          <a:ext cx="465455" cy="485775"/>
                        </a:xfrm>
                        <a:prstGeom prst="ellipse">
                          <a:avLst/>
                        </a:prstGeom>
                        <a:solidFill>
                          <a:srgbClr val="F18A87"/>
                        </a:solidFill>
                        <a:ln>
                          <a:solidFill>
                            <a:srgbClr val="C0000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32362770" id="Oval 30" o:spid="_x0000_s1026" style="position:absolute;margin-left:395.6pt;margin-top:1.95pt;width:36.6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" fillcolor="#f18a87" strokecolor="#c00000" strokeweight="2pt"/>
            </w:pict>
          </mc:Fallback>
        </mc:AlternateContent>
      </w:r>
    </w:p>
    <w:tbl>
      <w:tblPr>
        <w:tblStyle w:val="TableGridLight1"/>
        <w:tblW w:w="4731" w:type="pct"/>
        <w:tblInd w:w="250" w:type="dxa"/>
        <w:tblLayout w:type="fixed"/>
        <w:tblLook w:val="04A0" w:firstRow="1" w:lastRow="0" w:firstColumn="1" w:lastColumn="0" w:noHBand="0" w:noVBand="1"/>
      </w:tblPr>
      <w:tblGrid>
        <w:gridCol w:w="735"/>
        <w:gridCol w:w="1616"/>
        <w:gridCol w:w="6759"/>
      </w:tblGrid>
      <w:tr w:rsidR="009B52AD" w:rsidRPr="00C61419" w14:paraId="53B972FA" w14:textId="77777777" w:rsidTr="00A055DC">
        <w:trPr>
          <w:trHeight w:val="375"/>
        </w:trPr>
        <w:tc>
          <w:tcPr>
            <w:tcW w:w="709" w:type="dxa"/>
            <w:shd w:val="clear" w:color="auto" w:fill="F18A87"/>
            <w:vAlign w:val="center"/>
          </w:tcPr>
          <w:p w14:paraId="271C8116" w14:textId="77777777" w:rsidR="009B52AD" w:rsidRPr="00C61419" w:rsidRDefault="009B52AD" w:rsidP="00A055DC">
            <w:pPr>
              <w:spacing w:after="60"/>
              <w:jc w:val="center"/>
              <w:rPr>
                <w:b/>
                <w:szCs w:val="18"/>
                <w:lang w:val="en-GB"/>
              </w:rPr>
            </w:pPr>
            <w:r w:rsidRPr="00C61419">
              <w:rPr>
                <w:b/>
                <w:szCs w:val="18"/>
                <w:lang w:val="en-GB"/>
              </w:rPr>
              <w:t>1</w:t>
            </w:r>
          </w:p>
        </w:tc>
        <w:tc>
          <w:tcPr>
            <w:tcW w:w="8080" w:type="dxa"/>
            <w:gridSpan w:val="2"/>
            <w:shd w:val="clear" w:color="auto" w:fill="F18A87"/>
          </w:tcPr>
          <w:p w14:paraId="0B90F952" w14:textId="77777777" w:rsidR="009B52AD" w:rsidRPr="00C61419" w:rsidRDefault="009B52AD" w:rsidP="00A055DC">
            <w:pPr>
              <w:spacing w:after="60"/>
              <w:rPr>
                <w:b/>
                <w:i/>
                <w:smallCaps/>
                <w:szCs w:val="18"/>
                <w:lang w:val="en-GB"/>
              </w:rPr>
            </w:pPr>
            <w:r w:rsidRPr="00C61419">
              <w:rPr>
                <w:b/>
                <w:smallCaps/>
                <w:szCs w:val="18"/>
                <w:lang w:val="en-GB"/>
              </w:rPr>
              <w:t xml:space="preserve">Aspect of the User Case/System to be Simulated </w:t>
            </w:r>
          </w:p>
        </w:tc>
      </w:tr>
      <w:tr w:rsidR="009B52AD" w:rsidRPr="00C61419" w14:paraId="771C93B6" w14:textId="77777777" w:rsidTr="00A055DC">
        <w:tc>
          <w:tcPr>
            <w:tcW w:w="709" w:type="dxa"/>
            <w:vAlign w:val="center"/>
          </w:tcPr>
          <w:p w14:paraId="0C7CBB26" w14:textId="77777777" w:rsidR="009B52AD" w:rsidRPr="00C61419" w:rsidRDefault="009B52AD" w:rsidP="00A055DC">
            <w:pPr>
              <w:jc w:val="center"/>
              <w:rPr>
                <w:sz w:val="18"/>
                <w:szCs w:val="18"/>
                <w:lang w:val="en-GB"/>
              </w:rPr>
            </w:pPr>
            <w:r w:rsidRPr="00C61419">
              <w:rPr>
                <w:sz w:val="18"/>
                <w:szCs w:val="18"/>
                <w:lang w:val="en-GB"/>
              </w:rPr>
              <w:t>1.1</w:t>
            </w:r>
          </w:p>
        </w:tc>
        <w:tc>
          <w:tcPr>
            <w:tcW w:w="1559" w:type="dxa"/>
            <w:vAlign w:val="center"/>
          </w:tcPr>
          <w:p w14:paraId="28246631" w14:textId="77777777" w:rsidR="009B52AD" w:rsidRPr="00C61419" w:rsidRDefault="009B52AD" w:rsidP="00A055DC">
            <w:pPr>
              <w:jc w:val="right"/>
              <w:rPr>
                <w:b/>
                <w:smallCaps/>
                <w:sz w:val="18"/>
                <w:szCs w:val="18"/>
                <w:lang w:val="en-GB"/>
              </w:rPr>
            </w:pPr>
            <w:r w:rsidRPr="00C61419">
              <w:rPr>
                <w:b/>
                <w:smallCaps/>
                <w:sz w:val="18"/>
                <w:szCs w:val="18"/>
                <w:lang w:val="en-GB"/>
              </w:rPr>
              <w:t>Aspect of the User Case to be simulated</w:t>
            </w:r>
          </w:p>
          <w:p w14:paraId="177120EC" w14:textId="77777777" w:rsidR="009B52AD" w:rsidRPr="00C61419" w:rsidRDefault="009B52AD" w:rsidP="00A055DC">
            <w:pPr>
              <w:jc w:val="right"/>
              <w:rPr>
                <w:b/>
                <w:smallCaps/>
                <w:sz w:val="18"/>
                <w:szCs w:val="18"/>
                <w:lang w:val="en-GB"/>
              </w:rPr>
            </w:pPr>
          </w:p>
        </w:tc>
        <w:tc>
          <w:tcPr>
            <w:tcW w:w="6521" w:type="dxa"/>
          </w:tcPr>
          <w:p w14:paraId="6A08BD45" w14:textId="77777777" w:rsidR="009B52AD" w:rsidRPr="00C61419" w:rsidRDefault="009B52AD" w:rsidP="00A055DC">
            <w:pPr>
              <w:rPr>
                <w:sz w:val="18"/>
                <w:szCs w:val="18"/>
                <w:lang w:val="en-GB"/>
              </w:rPr>
            </w:pPr>
            <w:r w:rsidRPr="00C61419">
              <w:rPr>
                <w:sz w:val="18"/>
                <w:szCs w:val="18"/>
                <w:lang w:val="en-GB"/>
              </w:rPr>
              <w:t>A room of the following sizes is considered:</w:t>
            </w:r>
          </w:p>
          <w:p w14:paraId="6C520177" w14:textId="77777777" w:rsidR="009B52AD" w:rsidRPr="00C61419" w:rsidRDefault="009B52AD" w:rsidP="009B52AD">
            <w:pPr>
              <w:pStyle w:val="Listenabsatz"/>
              <w:numPr>
                <w:ilvl w:val="0"/>
                <w:numId w:val="11"/>
              </w:numPr>
              <w:spacing w:before="0" w:after="0"/>
              <w:contextualSpacing/>
              <w:jc w:val="left"/>
              <w:rPr>
                <w:sz w:val="18"/>
                <w:szCs w:val="18"/>
                <w:lang w:val="en-GB"/>
              </w:rPr>
            </w:pPr>
            <w:r w:rsidRPr="00C61419">
              <w:rPr>
                <w:sz w:val="18"/>
                <w:szCs w:val="18"/>
                <w:lang w:val="en-GB"/>
              </w:rPr>
              <w:t>Width: 9 m</w:t>
            </w:r>
          </w:p>
          <w:p w14:paraId="210F26AC" w14:textId="77777777" w:rsidR="009B52AD" w:rsidRPr="00C61419" w:rsidRDefault="009B52AD" w:rsidP="009B52AD">
            <w:pPr>
              <w:pStyle w:val="Listenabsatz"/>
              <w:numPr>
                <w:ilvl w:val="0"/>
                <w:numId w:val="11"/>
              </w:numPr>
              <w:spacing w:before="0" w:after="0"/>
              <w:contextualSpacing/>
              <w:jc w:val="left"/>
              <w:rPr>
                <w:sz w:val="18"/>
                <w:szCs w:val="18"/>
                <w:lang w:val="en-GB"/>
              </w:rPr>
            </w:pPr>
            <w:r w:rsidRPr="00C61419">
              <w:rPr>
                <w:sz w:val="18"/>
                <w:szCs w:val="18"/>
                <w:lang w:val="en-GB"/>
              </w:rPr>
              <w:t>Length: 8 m</w:t>
            </w:r>
          </w:p>
          <w:p w14:paraId="5D4B5273" w14:textId="77777777" w:rsidR="009B52AD" w:rsidRPr="00C61419" w:rsidRDefault="009B52AD" w:rsidP="009B52AD">
            <w:pPr>
              <w:pStyle w:val="Listenabsatz"/>
              <w:numPr>
                <w:ilvl w:val="0"/>
                <w:numId w:val="11"/>
              </w:numPr>
              <w:spacing w:before="0" w:after="0"/>
              <w:contextualSpacing/>
              <w:jc w:val="left"/>
              <w:rPr>
                <w:sz w:val="18"/>
                <w:szCs w:val="18"/>
                <w:lang w:val="en-GB"/>
              </w:rPr>
            </w:pPr>
            <w:r w:rsidRPr="00C61419">
              <w:rPr>
                <w:sz w:val="18"/>
                <w:szCs w:val="18"/>
                <w:lang w:val="en-GB"/>
              </w:rPr>
              <w:t>Height: 6 m</w:t>
            </w:r>
          </w:p>
          <w:p w14:paraId="2DA6E7EF" w14:textId="4AD30D89" w:rsidR="001E0055" w:rsidRPr="00C61419" w:rsidRDefault="009B52AD" w:rsidP="00A055DC">
            <w:pPr>
              <w:rPr>
                <w:i/>
                <w:color w:val="808080" w:themeColor="background1" w:themeShade="80"/>
                <w:sz w:val="18"/>
                <w:szCs w:val="18"/>
                <w:lang w:val="en-GB"/>
              </w:rPr>
            </w:pPr>
            <w:r w:rsidRPr="00C61419">
              <w:rPr>
                <w:sz w:val="18"/>
                <w:szCs w:val="18"/>
                <w:lang w:val="en-GB"/>
              </w:rPr>
              <w:t xml:space="preserve">Construction and relevant materials </w:t>
            </w:r>
            <w:proofErr w:type="gramStart"/>
            <w:r w:rsidRPr="00C61419">
              <w:rPr>
                <w:sz w:val="18"/>
                <w:szCs w:val="18"/>
                <w:lang w:val="en-GB"/>
              </w:rPr>
              <w:t>were hypothesized</w:t>
            </w:r>
            <w:proofErr w:type="gramEnd"/>
            <w:r w:rsidRPr="00C61419">
              <w:rPr>
                <w:sz w:val="18"/>
                <w:szCs w:val="18"/>
                <w:lang w:val="en-GB"/>
              </w:rPr>
              <w:t xml:space="preserve"> based on typical historical buildings in Venice.</w:t>
            </w:r>
          </w:p>
        </w:tc>
      </w:tr>
      <w:tr w:rsidR="009B52AD" w:rsidRPr="00C61419" w14:paraId="2CCC04E5" w14:textId="77777777" w:rsidTr="00A055DC">
        <w:tc>
          <w:tcPr>
            <w:tcW w:w="709" w:type="dxa"/>
            <w:vAlign w:val="center"/>
          </w:tcPr>
          <w:p w14:paraId="1E5BAFCB" w14:textId="77777777" w:rsidR="009B52AD" w:rsidRPr="00C61419" w:rsidRDefault="009B52AD" w:rsidP="00A055DC">
            <w:pPr>
              <w:jc w:val="center"/>
              <w:rPr>
                <w:sz w:val="18"/>
                <w:szCs w:val="18"/>
                <w:lang w:val="en-GB"/>
              </w:rPr>
            </w:pPr>
            <w:r w:rsidRPr="00C61419">
              <w:rPr>
                <w:sz w:val="18"/>
                <w:szCs w:val="18"/>
                <w:lang w:val="en-GB"/>
              </w:rPr>
              <w:t>1.2</w:t>
            </w:r>
          </w:p>
        </w:tc>
        <w:tc>
          <w:tcPr>
            <w:tcW w:w="1559" w:type="dxa"/>
            <w:vAlign w:val="center"/>
          </w:tcPr>
          <w:p w14:paraId="3E73D032" w14:textId="77777777" w:rsidR="009B52AD" w:rsidRPr="00C61419" w:rsidRDefault="009B52AD" w:rsidP="00A055DC">
            <w:pPr>
              <w:jc w:val="right"/>
              <w:rPr>
                <w:b/>
                <w:smallCaps/>
                <w:sz w:val="18"/>
                <w:szCs w:val="18"/>
                <w:lang w:val="en-GB"/>
              </w:rPr>
            </w:pPr>
            <w:r w:rsidRPr="00C61419">
              <w:rPr>
                <w:b/>
                <w:smallCaps/>
                <w:sz w:val="18"/>
                <w:szCs w:val="18"/>
                <w:lang w:val="en-GB"/>
              </w:rPr>
              <w:t>Material</w:t>
            </w:r>
          </w:p>
        </w:tc>
        <w:tc>
          <w:tcPr>
            <w:tcW w:w="6521" w:type="dxa"/>
          </w:tcPr>
          <w:p w14:paraId="7C06D2A5" w14:textId="1DBB14B1" w:rsidR="001E0055" w:rsidRPr="00C61419" w:rsidRDefault="009B52AD" w:rsidP="00A055DC">
            <w:pPr>
              <w:rPr>
                <w:i/>
                <w:sz w:val="18"/>
                <w:szCs w:val="18"/>
                <w:lang w:val="en-GB"/>
              </w:rPr>
            </w:pPr>
            <w:r w:rsidRPr="00C61419">
              <w:rPr>
                <w:sz w:val="18"/>
                <w:szCs w:val="18"/>
                <w:lang w:val="en-GB"/>
              </w:rPr>
              <w:t xml:space="preserve">Material properties used in the model </w:t>
            </w:r>
            <w:proofErr w:type="gramStart"/>
            <w:r w:rsidRPr="00C61419">
              <w:rPr>
                <w:sz w:val="18"/>
                <w:szCs w:val="18"/>
                <w:lang w:val="en-GB"/>
              </w:rPr>
              <w:t>were taken</w:t>
            </w:r>
            <w:proofErr w:type="gramEnd"/>
            <w:r w:rsidRPr="00C61419">
              <w:rPr>
                <w:sz w:val="18"/>
                <w:szCs w:val="18"/>
                <w:lang w:val="en-GB"/>
              </w:rPr>
              <w:t xml:space="preserve"> from the </w:t>
            </w:r>
            <w:proofErr w:type="spellStart"/>
            <w:r w:rsidRPr="00C61419">
              <w:rPr>
                <w:sz w:val="18"/>
                <w:szCs w:val="18"/>
                <w:lang w:val="en-GB"/>
              </w:rPr>
              <w:t>EnergyPlus</w:t>
            </w:r>
            <w:proofErr w:type="spellEnd"/>
            <w:r w:rsidRPr="00C61419">
              <w:rPr>
                <w:sz w:val="18"/>
                <w:szCs w:val="18"/>
                <w:lang w:val="en-GB"/>
              </w:rPr>
              <w:t xml:space="preserve"> database of materials.</w:t>
            </w:r>
          </w:p>
        </w:tc>
      </w:tr>
      <w:tr w:rsidR="009B52AD" w:rsidRPr="00C61419" w14:paraId="1D434DCD" w14:textId="77777777" w:rsidTr="00A055DC">
        <w:tc>
          <w:tcPr>
            <w:tcW w:w="709" w:type="dxa"/>
            <w:vAlign w:val="center"/>
          </w:tcPr>
          <w:p w14:paraId="29E48FE6" w14:textId="77777777" w:rsidR="009B52AD" w:rsidRPr="00C61419" w:rsidRDefault="009B52AD" w:rsidP="00A055DC">
            <w:pPr>
              <w:jc w:val="center"/>
              <w:rPr>
                <w:sz w:val="18"/>
                <w:szCs w:val="18"/>
                <w:lang w:val="en-GB"/>
              </w:rPr>
            </w:pPr>
            <w:r w:rsidRPr="00C61419">
              <w:rPr>
                <w:sz w:val="18"/>
                <w:szCs w:val="18"/>
                <w:lang w:val="en-GB"/>
              </w:rPr>
              <w:t>1.3</w:t>
            </w:r>
          </w:p>
        </w:tc>
        <w:tc>
          <w:tcPr>
            <w:tcW w:w="1559" w:type="dxa"/>
            <w:vAlign w:val="center"/>
          </w:tcPr>
          <w:p w14:paraId="407121B4" w14:textId="77777777" w:rsidR="009B52AD" w:rsidRPr="00C61419" w:rsidRDefault="009B52AD" w:rsidP="00A055DC">
            <w:pPr>
              <w:jc w:val="right"/>
              <w:rPr>
                <w:b/>
                <w:smallCaps/>
                <w:sz w:val="18"/>
                <w:szCs w:val="18"/>
                <w:lang w:val="en-GB"/>
              </w:rPr>
            </w:pPr>
            <w:r w:rsidRPr="00C61419">
              <w:rPr>
                <w:b/>
                <w:smallCaps/>
                <w:sz w:val="18"/>
                <w:szCs w:val="18"/>
                <w:lang w:val="en-GB"/>
              </w:rPr>
              <w:t>Geometry</w:t>
            </w:r>
          </w:p>
        </w:tc>
        <w:tc>
          <w:tcPr>
            <w:tcW w:w="6521" w:type="dxa"/>
          </w:tcPr>
          <w:p w14:paraId="4F26C43E" w14:textId="2D158E90" w:rsidR="001E0055" w:rsidRPr="00C61419" w:rsidRDefault="009B52AD">
            <w:pPr>
              <w:tabs>
                <w:tab w:val="left" w:pos="1365"/>
              </w:tabs>
              <w:jc w:val="center"/>
              <w:rPr>
                <w:i/>
                <w:sz w:val="18"/>
                <w:szCs w:val="18"/>
                <w:lang w:val="en-GB"/>
              </w:rPr>
            </w:pPr>
            <w:r w:rsidRPr="00C61419">
              <w:rPr>
                <w:noProof/>
                <w:lang w:val="en-GB" w:eastAsia="de-DE"/>
              </w:rPr>
              <w:drawing>
                <wp:inline distT="0" distB="0" distL="0" distR="0" wp14:anchorId="73837E9F" wp14:editId="169D8656">
                  <wp:extent cx="2096476" cy="1407853"/>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2881" cy="1412154"/>
                          </a:xfrm>
                          <a:prstGeom prst="rect">
                            <a:avLst/>
                          </a:prstGeom>
                        </pic:spPr>
                      </pic:pic>
                    </a:graphicData>
                  </a:graphic>
                </wp:inline>
              </w:drawing>
            </w:r>
            <w:r w:rsidRPr="00C61419">
              <w:rPr>
                <w:noProof/>
                <w:lang w:val="en-GB" w:eastAsia="de-DE"/>
              </w:rPr>
              <w:drawing>
                <wp:inline distT="0" distB="0" distL="0" distR="0" wp14:anchorId="34374C5D" wp14:editId="48794B53">
                  <wp:extent cx="1184918" cy="1407292"/>
                  <wp:effectExtent l="0" t="0" r="0" b="2540"/>
                  <wp:docPr id="10" name="Immagine 10" descr="Sala degli Scarlatti, Appartamenti del Doge - Palazzo Ducale, Venez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Sala degli Scarlatti, Appartamenti del Doge - Palazzo Ducale, Venez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3125" cy="1417039"/>
                          </a:xfrm>
                          <a:prstGeom prst="rect">
                            <a:avLst/>
                          </a:prstGeom>
                          <a:noFill/>
                          <a:ln>
                            <a:noFill/>
                          </a:ln>
                        </pic:spPr>
                      </pic:pic>
                    </a:graphicData>
                  </a:graphic>
                </wp:inline>
              </w:drawing>
            </w:r>
          </w:p>
        </w:tc>
      </w:tr>
      <w:tr w:rsidR="009B52AD" w:rsidRPr="00C61419" w14:paraId="4498E1E1" w14:textId="77777777" w:rsidTr="00397082">
        <w:trPr>
          <w:trHeight w:val="1510"/>
        </w:trPr>
        <w:tc>
          <w:tcPr>
            <w:tcW w:w="709" w:type="dxa"/>
            <w:vAlign w:val="center"/>
          </w:tcPr>
          <w:p w14:paraId="3A0C6BB1" w14:textId="77777777" w:rsidR="009B52AD" w:rsidRPr="00C61419" w:rsidRDefault="009B52AD" w:rsidP="00A055DC">
            <w:pPr>
              <w:jc w:val="center"/>
              <w:rPr>
                <w:sz w:val="18"/>
                <w:szCs w:val="18"/>
                <w:lang w:val="en-GB"/>
              </w:rPr>
            </w:pPr>
            <w:r w:rsidRPr="00C61419">
              <w:rPr>
                <w:sz w:val="18"/>
                <w:szCs w:val="18"/>
                <w:lang w:val="en-GB"/>
              </w:rPr>
              <w:t>1.4</w:t>
            </w:r>
          </w:p>
        </w:tc>
        <w:tc>
          <w:tcPr>
            <w:tcW w:w="1559" w:type="dxa"/>
            <w:vAlign w:val="center"/>
          </w:tcPr>
          <w:p w14:paraId="098C4450" w14:textId="77777777" w:rsidR="009B52AD" w:rsidRPr="00C61419" w:rsidRDefault="009B52AD" w:rsidP="00A055DC">
            <w:pPr>
              <w:jc w:val="right"/>
              <w:rPr>
                <w:b/>
                <w:smallCaps/>
                <w:sz w:val="18"/>
                <w:szCs w:val="18"/>
                <w:lang w:val="en-GB"/>
              </w:rPr>
            </w:pPr>
            <w:r w:rsidRPr="00C61419">
              <w:rPr>
                <w:b/>
                <w:smallCaps/>
                <w:sz w:val="18"/>
                <w:szCs w:val="18"/>
                <w:lang w:val="en-GB"/>
              </w:rPr>
              <w:t>Time Lapse</w:t>
            </w:r>
          </w:p>
        </w:tc>
        <w:tc>
          <w:tcPr>
            <w:tcW w:w="6521" w:type="dxa"/>
          </w:tcPr>
          <w:p w14:paraId="652570D3" w14:textId="77777777" w:rsidR="009B52AD" w:rsidRPr="00C61419" w:rsidRDefault="009B52AD" w:rsidP="00A055DC">
            <w:pPr>
              <w:tabs>
                <w:tab w:val="left" w:pos="1365"/>
              </w:tabs>
              <w:rPr>
                <w:sz w:val="18"/>
                <w:szCs w:val="18"/>
                <w:lang w:val="en-GB"/>
              </w:rPr>
            </w:pPr>
            <w:r w:rsidRPr="00C61419">
              <w:rPr>
                <w:sz w:val="18"/>
                <w:szCs w:val="18"/>
                <w:lang w:val="en-GB"/>
              </w:rPr>
              <w:t xml:space="preserve">The simulations may cover a </w:t>
            </w:r>
            <w:proofErr w:type="gramStart"/>
            <w:r w:rsidRPr="00C61419">
              <w:rPr>
                <w:sz w:val="18"/>
                <w:szCs w:val="18"/>
                <w:lang w:val="en-GB"/>
              </w:rPr>
              <w:t>time period</w:t>
            </w:r>
            <w:proofErr w:type="gramEnd"/>
            <w:r w:rsidRPr="00C61419">
              <w:rPr>
                <w:sz w:val="18"/>
                <w:szCs w:val="18"/>
                <w:lang w:val="en-GB"/>
              </w:rPr>
              <w:t xml:space="preserve"> spanning from 1 day to several years. However, in the present case, 3 days are considered:</w:t>
            </w:r>
          </w:p>
          <w:p w14:paraId="68663E98" w14:textId="77777777" w:rsidR="009B52AD" w:rsidRPr="00C61419" w:rsidRDefault="009B52AD" w:rsidP="009B52AD">
            <w:pPr>
              <w:pStyle w:val="Listenabsatz"/>
              <w:numPr>
                <w:ilvl w:val="0"/>
                <w:numId w:val="10"/>
              </w:numPr>
              <w:tabs>
                <w:tab w:val="left" w:pos="1365"/>
              </w:tabs>
              <w:spacing w:before="0" w:after="0"/>
              <w:contextualSpacing/>
              <w:jc w:val="left"/>
              <w:rPr>
                <w:sz w:val="18"/>
                <w:szCs w:val="18"/>
                <w:lang w:val="en-GB"/>
              </w:rPr>
            </w:pPr>
            <w:r w:rsidRPr="00C61419">
              <w:rPr>
                <w:sz w:val="18"/>
                <w:szCs w:val="18"/>
                <w:lang w:val="en-GB"/>
              </w:rPr>
              <w:t>Winter design day</w:t>
            </w:r>
          </w:p>
          <w:p w14:paraId="357C354C" w14:textId="77777777" w:rsidR="009B52AD" w:rsidRPr="00C61419" w:rsidRDefault="009B52AD" w:rsidP="009B52AD">
            <w:pPr>
              <w:pStyle w:val="Listenabsatz"/>
              <w:numPr>
                <w:ilvl w:val="0"/>
                <w:numId w:val="10"/>
              </w:numPr>
              <w:tabs>
                <w:tab w:val="left" w:pos="1365"/>
              </w:tabs>
              <w:spacing w:before="0" w:after="0"/>
              <w:contextualSpacing/>
              <w:jc w:val="left"/>
              <w:rPr>
                <w:sz w:val="18"/>
                <w:szCs w:val="18"/>
                <w:lang w:val="en-GB"/>
              </w:rPr>
            </w:pPr>
            <w:r w:rsidRPr="00C61419">
              <w:rPr>
                <w:sz w:val="18"/>
                <w:szCs w:val="18"/>
                <w:lang w:val="en-GB"/>
              </w:rPr>
              <w:t>Summer design day</w:t>
            </w:r>
          </w:p>
          <w:p w14:paraId="7915638C" w14:textId="2F0AEFFF" w:rsidR="001E0055" w:rsidRPr="00C61419" w:rsidRDefault="009B52AD" w:rsidP="00397082">
            <w:pPr>
              <w:pStyle w:val="Listenabsatz"/>
              <w:numPr>
                <w:ilvl w:val="0"/>
                <w:numId w:val="10"/>
              </w:numPr>
              <w:spacing w:before="0" w:after="0"/>
              <w:contextualSpacing/>
              <w:jc w:val="left"/>
              <w:rPr>
                <w:lang w:val="en-GB"/>
              </w:rPr>
            </w:pPr>
            <w:r w:rsidRPr="00C61419">
              <w:rPr>
                <w:sz w:val="18"/>
                <w:szCs w:val="18"/>
                <w:lang w:val="en-GB"/>
              </w:rPr>
              <w:t>Typical day of intermediate season</w:t>
            </w:r>
          </w:p>
        </w:tc>
      </w:tr>
      <w:tr w:rsidR="009B52AD" w:rsidRPr="00C61419" w14:paraId="6E5621AF" w14:textId="77777777" w:rsidTr="00397082">
        <w:trPr>
          <w:trHeight w:val="1403"/>
        </w:trPr>
        <w:tc>
          <w:tcPr>
            <w:tcW w:w="709" w:type="dxa"/>
            <w:vAlign w:val="center"/>
          </w:tcPr>
          <w:p w14:paraId="381E3D7F" w14:textId="77777777" w:rsidR="009B52AD" w:rsidRPr="00C61419" w:rsidRDefault="009B52AD" w:rsidP="00A055DC">
            <w:pPr>
              <w:jc w:val="center"/>
              <w:rPr>
                <w:sz w:val="18"/>
                <w:szCs w:val="18"/>
                <w:lang w:val="en-GB"/>
              </w:rPr>
            </w:pPr>
            <w:r w:rsidRPr="00C61419">
              <w:rPr>
                <w:sz w:val="18"/>
                <w:szCs w:val="18"/>
                <w:lang w:val="en-GB"/>
              </w:rPr>
              <w:t>1.5</w:t>
            </w:r>
          </w:p>
        </w:tc>
        <w:tc>
          <w:tcPr>
            <w:tcW w:w="1559" w:type="dxa"/>
            <w:vAlign w:val="center"/>
          </w:tcPr>
          <w:p w14:paraId="7B29F2EC" w14:textId="77777777" w:rsidR="009B52AD" w:rsidRPr="00C61419" w:rsidRDefault="009B52AD" w:rsidP="00A055DC">
            <w:pPr>
              <w:jc w:val="right"/>
              <w:rPr>
                <w:b/>
                <w:smallCaps/>
                <w:sz w:val="18"/>
                <w:szCs w:val="18"/>
                <w:lang w:val="en-GB"/>
              </w:rPr>
            </w:pPr>
            <w:r w:rsidRPr="00C61419">
              <w:rPr>
                <w:b/>
                <w:smallCaps/>
                <w:sz w:val="18"/>
                <w:szCs w:val="18"/>
                <w:lang w:val="en-GB"/>
              </w:rPr>
              <w:t>Manufacturing process or</w:t>
            </w:r>
          </w:p>
          <w:p w14:paraId="13593402" w14:textId="77777777" w:rsidR="009B52AD" w:rsidRPr="00C61419" w:rsidRDefault="009B52AD" w:rsidP="00A055DC">
            <w:pPr>
              <w:jc w:val="right"/>
              <w:rPr>
                <w:b/>
                <w:smallCaps/>
                <w:sz w:val="18"/>
                <w:szCs w:val="18"/>
                <w:lang w:val="en-GB"/>
              </w:rPr>
            </w:pPr>
            <w:r w:rsidRPr="00C61419">
              <w:rPr>
                <w:b/>
                <w:smallCaps/>
                <w:sz w:val="18"/>
                <w:szCs w:val="18"/>
                <w:lang w:val="en-GB"/>
              </w:rPr>
              <w:t xml:space="preserve"> in-service conditions</w:t>
            </w:r>
          </w:p>
        </w:tc>
        <w:tc>
          <w:tcPr>
            <w:tcW w:w="6521" w:type="dxa"/>
          </w:tcPr>
          <w:p w14:paraId="602CF655" w14:textId="77777777" w:rsidR="009B52AD" w:rsidRPr="00C61419" w:rsidRDefault="009B52AD" w:rsidP="00A055DC">
            <w:pPr>
              <w:tabs>
                <w:tab w:val="left" w:pos="1365"/>
              </w:tabs>
              <w:rPr>
                <w:iCs/>
                <w:sz w:val="18"/>
                <w:szCs w:val="18"/>
                <w:lang w:val="en-GB"/>
              </w:rPr>
            </w:pPr>
            <w:r w:rsidRPr="00C61419">
              <w:rPr>
                <w:iCs/>
                <w:sz w:val="18"/>
                <w:szCs w:val="18"/>
                <w:lang w:val="en-GB"/>
              </w:rPr>
              <w:t>The following main sets of boundary conditions are considered:</w:t>
            </w:r>
          </w:p>
          <w:p w14:paraId="37F31144" w14:textId="77777777" w:rsidR="009B52AD" w:rsidRPr="00C61419" w:rsidRDefault="009B52AD" w:rsidP="009B52AD">
            <w:pPr>
              <w:pStyle w:val="Listenabsatz"/>
              <w:numPr>
                <w:ilvl w:val="0"/>
                <w:numId w:val="10"/>
              </w:numPr>
              <w:tabs>
                <w:tab w:val="left" w:pos="1365"/>
              </w:tabs>
              <w:spacing w:before="0" w:after="0"/>
              <w:contextualSpacing/>
              <w:jc w:val="left"/>
              <w:rPr>
                <w:iCs/>
                <w:sz w:val="18"/>
                <w:szCs w:val="18"/>
                <w:lang w:val="en-GB"/>
              </w:rPr>
            </w:pPr>
            <w:r w:rsidRPr="00C61419">
              <w:rPr>
                <w:iCs/>
                <w:sz w:val="18"/>
                <w:szCs w:val="18"/>
                <w:lang w:val="en-GB"/>
              </w:rPr>
              <w:t xml:space="preserve">Weather, derived from actual measurements in the same area where the building </w:t>
            </w:r>
            <w:proofErr w:type="gramStart"/>
            <w:r w:rsidRPr="00C61419">
              <w:rPr>
                <w:iCs/>
                <w:sz w:val="18"/>
                <w:szCs w:val="18"/>
                <w:lang w:val="en-GB"/>
              </w:rPr>
              <w:t>is sited</w:t>
            </w:r>
            <w:proofErr w:type="gramEnd"/>
            <w:r w:rsidRPr="00C61419">
              <w:rPr>
                <w:iCs/>
                <w:sz w:val="18"/>
                <w:szCs w:val="18"/>
                <w:lang w:val="en-GB"/>
              </w:rPr>
              <w:t>.</w:t>
            </w:r>
          </w:p>
          <w:p w14:paraId="02EA373F" w14:textId="51A5E0A1" w:rsidR="001E0055" w:rsidRPr="00C61419" w:rsidRDefault="009B52AD" w:rsidP="00397082">
            <w:pPr>
              <w:pStyle w:val="Listenabsatz"/>
              <w:numPr>
                <w:ilvl w:val="0"/>
                <w:numId w:val="10"/>
              </w:numPr>
              <w:spacing w:before="0" w:after="0"/>
              <w:contextualSpacing/>
              <w:jc w:val="left"/>
              <w:rPr>
                <w:lang w:val="en-GB"/>
              </w:rPr>
            </w:pPr>
            <w:r w:rsidRPr="00C61419">
              <w:rPr>
                <w:iCs/>
                <w:sz w:val="18"/>
                <w:szCs w:val="18"/>
                <w:lang w:val="en-GB"/>
              </w:rPr>
              <w:t xml:space="preserve">Occupants’ habits and HVAC system control strategies, which </w:t>
            </w:r>
            <w:proofErr w:type="gramStart"/>
            <w:r w:rsidRPr="00C61419">
              <w:rPr>
                <w:iCs/>
                <w:sz w:val="18"/>
                <w:szCs w:val="18"/>
                <w:lang w:val="en-GB"/>
              </w:rPr>
              <w:t>may be derived</w:t>
            </w:r>
            <w:proofErr w:type="gramEnd"/>
            <w:r w:rsidRPr="00C61419">
              <w:rPr>
                <w:iCs/>
                <w:sz w:val="18"/>
                <w:szCs w:val="18"/>
                <w:lang w:val="en-GB"/>
              </w:rPr>
              <w:t xml:space="preserve"> after statistical analysis.</w:t>
            </w:r>
          </w:p>
        </w:tc>
      </w:tr>
      <w:tr w:rsidR="009B52AD" w:rsidRPr="00C61419" w14:paraId="3950455E" w14:textId="77777777" w:rsidTr="00A055DC">
        <w:trPr>
          <w:trHeight w:val="392"/>
        </w:trPr>
        <w:tc>
          <w:tcPr>
            <w:tcW w:w="709" w:type="dxa"/>
            <w:vAlign w:val="center"/>
          </w:tcPr>
          <w:p w14:paraId="79572072" w14:textId="77777777" w:rsidR="009B52AD" w:rsidRPr="00C61419" w:rsidRDefault="009B52AD" w:rsidP="00A055DC">
            <w:pPr>
              <w:jc w:val="center"/>
              <w:rPr>
                <w:sz w:val="18"/>
                <w:szCs w:val="18"/>
                <w:lang w:val="en-GB"/>
              </w:rPr>
            </w:pPr>
            <w:r w:rsidRPr="00C61419">
              <w:rPr>
                <w:sz w:val="18"/>
                <w:szCs w:val="18"/>
                <w:lang w:val="en-GB"/>
              </w:rPr>
              <w:t>1.6</w:t>
            </w:r>
          </w:p>
        </w:tc>
        <w:tc>
          <w:tcPr>
            <w:tcW w:w="1559" w:type="dxa"/>
            <w:vAlign w:val="center"/>
          </w:tcPr>
          <w:p w14:paraId="1E84BF82" w14:textId="77777777" w:rsidR="009B52AD" w:rsidRPr="00C61419" w:rsidRDefault="009B52AD" w:rsidP="00A055DC">
            <w:pPr>
              <w:jc w:val="right"/>
              <w:rPr>
                <w:b/>
                <w:smallCaps/>
                <w:sz w:val="18"/>
                <w:szCs w:val="18"/>
                <w:lang w:val="en-GB"/>
              </w:rPr>
            </w:pPr>
            <w:r w:rsidRPr="00C61419">
              <w:rPr>
                <w:b/>
                <w:smallCaps/>
                <w:sz w:val="18"/>
                <w:szCs w:val="18"/>
                <w:lang w:val="en-GB"/>
              </w:rPr>
              <w:t>Publication on this data</w:t>
            </w:r>
          </w:p>
        </w:tc>
        <w:tc>
          <w:tcPr>
            <w:tcW w:w="6521" w:type="dxa"/>
          </w:tcPr>
          <w:p w14:paraId="65B3AF12" w14:textId="77777777" w:rsidR="009B52AD" w:rsidRPr="00C61419" w:rsidRDefault="009B52AD" w:rsidP="00A055DC">
            <w:pPr>
              <w:rPr>
                <w:i/>
                <w:iCs/>
                <w:sz w:val="18"/>
                <w:szCs w:val="18"/>
                <w:lang w:val="en-GB"/>
              </w:rPr>
            </w:pPr>
            <w:r w:rsidRPr="00C61419">
              <w:rPr>
                <w:i/>
                <w:iCs/>
                <w:sz w:val="18"/>
                <w:szCs w:val="18"/>
                <w:lang w:val="en-GB"/>
              </w:rPr>
              <w:t>-</w:t>
            </w:r>
          </w:p>
        </w:tc>
      </w:tr>
    </w:tbl>
    <w:p w14:paraId="7C887BF7" w14:textId="77777777" w:rsidR="009B52AD" w:rsidRPr="00C61419" w:rsidRDefault="009B52AD" w:rsidP="009B52AD">
      <w:pPr>
        <w:rPr>
          <w:i/>
          <w:iCs/>
          <w:sz w:val="18"/>
          <w:szCs w:val="18"/>
          <w:lang w:val="en-GB"/>
        </w:rPr>
      </w:pPr>
    </w:p>
    <w:p w14:paraId="2076E42F" w14:textId="77777777" w:rsidR="0068380B" w:rsidRPr="00C61419" w:rsidRDefault="0068380B">
      <w:pPr>
        <w:spacing w:before="0" w:after="0"/>
        <w:jc w:val="left"/>
        <w:rPr>
          <w:i/>
          <w:iCs/>
          <w:sz w:val="18"/>
          <w:szCs w:val="18"/>
          <w:lang w:val="en-GB"/>
        </w:rPr>
      </w:pPr>
      <w:r w:rsidRPr="00C61419">
        <w:rPr>
          <w:i/>
          <w:iCs/>
          <w:sz w:val="18"/>
          <w:szCs w:val="18"/>
          <w:lang w:val="en-GB"/>
        </w:rPr>
        <w:br w:type="page"/>
      </w:r>
    </w:p>
    <w:p w14:paraId="1B08BF86" w14:textId="42570C12" w:rsidR="009B52AD" w:rsidRPr="00C61419" w:rsidRDefault="009B52AD" w:rsidP="009B52AD">
      <w:pPr>
        <w:rPr>
          <w:i/>
          <w:iCs/>
          <w:sz w:val="18"/>
          <w:szCs w:val="18"/>
          <w:lang w:val="en-GB"/>
        </w:rPr>
      </w:pPr>
      <w:r w:rsidRPr="00C61419">
        <w:rPr>
          <w:b/>
          <w:iCs/>
          <w:noProof/>
          <w:sz w:val="18"/>
          <w:szCs w:val="18"/>
          <w:lang w:val="en-GB" w:eastAsia="de-DE"/>
        </w:rPr>
        <w:lastRenderedPageBreak/>
        <mc:AlternateContent>
          <mc:Choice Requires="wps">
            <w:drawing>
              <wp:anchor distT="0" distB="0" distL="114300" distR="114300" simplePos="0" relativeHeight="251660288" behindDoc="0" locked="0" layoutInCell="1" allowOverlap="1" wp14:anchorId="704B8A30" wp14:editId="1D0147E1">
                <wp:simplePos x="0" y="0"/>
                <wp:positionH relativeFrom="column">
                  <wp:posOffset>4937125</wp:posOffset>
                </wp:positionH>
                <wp:positionV relativeFrom="paragraph">
                  <wp:posOffset>72281</wp:posOffset>
                </wp:positionV>
                <wp:extent cx="445770" cy="462280"/>
                <wp:effectExtent l="0" t="0" r="11430" b="13970"/>
                <wp:wrapNone/>
                <wp:docPr id="16" name="Oval 15"/>
                <wp:cNvGraphicFramePr/>
                <a:graphic xmlns:a="http://schemas.openxmlformats.org/drawingml/2006/main">
                  <a:graphicData uri="http://schemas.microsoft.com/office/word/2010/wordprocessingShape">
                    <wps:wsp>
                      <wps:cNvSpPr/>
                      <wps:spPr>
                        <a:xfrm flipV="1">
                          <a:off x="0" y="0"/>
                          <a:ext cx="445770" cy="462280"/>
                        </a:xfrm>
                        <a:prstGeom prst="ellipse">
                          <a:avLst/>
                        </a:prstGeom>
                        <a:ln>
                          <a:solidFill>
                            <a:schemeClr val="accent1">
                              <a:lumMod val="5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6636F8B" id="Oval 15" o:spid="_x0000_s1026" style="position:absolute;margin-left:388.75pt;margin-top:5.7pt;width:35.1pt;height:36.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" fillcolor="#4f81bd [3204]" strokecolor="#243f60 [1604]" strokeweight="2pt"/>
            </w:pict>
          </mc:Fallback>
        </mc:AlternateContent>
      </w:r>
    </w:p>
    <w:tbl>
      <w:tblPr>
        <w:tblStyle w:val="TableGridLight1"/>
        <w:tblW w:w="4731" w:type="pct"/>
        <w:tblInd w:w="250" w:type="dxa"/>
        <w:tblLayout w:type="fixed"/>
        <w:tblLook w:val="04A0" w:firstRow="1" w:lastRow="0" w:firstColumn="1" w:lastColumn="0" w:noHBand="0" w:noVBand="1"/>
      </w:tblPr>
      <w:tblGrid>
        <w:gridCol w:w="590"/>
        <w:gridCol w:w="1325"/>
        <w:gridCol w:w="1471"/>
        <w:gridCol w:w="5724"/>
      </w:tblGrid>
      <w:tr w:rsidR="009B52AD" w:rsidRPr="00C61419" w14:paraId="707B7E39" w14:textId="77777777" w:rsidTr="001E0055">
        <w:trPr>
          <w:cantSplit/>
          <w:trHeight w:val="269"/>
        </w:trPr>
        <w:tc>
          <w:tcPr>
            <w:tcW w:w="569" w:type="dxa"/>
            <w:shd w:val="clear" w:color="auto" w:fill="95B3D7" w:themeFill="accent1" w:themeFillTint="99"/>
            <w:vAlign w:val="center"/>
          </w:tcPr>
          <w:p w14:paraId="39A836D8" w14:textId="77777777" w:rsidR="009B52AD" w:rsidRPr="00C61419" w:rsidRDefault="009B52AD" w:rsidP="00A055DC">
            <w:pPr>
              <w:spacing w:after="60"/>
              <w:jc w:val="center"/>
              <w:rPr>
                <w:b/>
                <w:szCs w:val="18"/>
                <w:lang w:val="en-GB"/>
              </w:rPr>
            </w:pPr>
            <w:r w:rsidRPr="00C61419">
              <w:rPr>
                <w:b/>
                <w:szCs w:val="18"/>
                <w:lang w:val="en-GB"/>
              </w:rPr>
              <w:t>2</w:t>
            </w:r>
          </w:p>
        </w:tc>
        <w:tc>
          <w:tcPr>
            <w:tcW w:w="8219" w:type="dxa"/>
            <w:gridSpan w:val="3"/>
            <w:shd w:val="clear" w:color="auto" w:fill="95B3D7" w:themeFill="accent1" w:themeFillTint="99"/>
          </w:tcPr>
          <w:p w14:paraId="054CDB08" w14:textId="77777777" w:rsidR="009B52AD" w:rsidRPr="00C61419" w:rsidRDefault="009B52AD" w:rsidP="00A055DC">
            <w:pPr>
              <w:spacing w:after="60"/>
              <w:rPr>
                <w:b/>
                <w:i/>
                <w:smallCaps/>
                <w:szCs w:val="18"/>
                <w:lang w:val="en-GB"/>
              </w:rPr>
            </w:pPr>
            <w:r w:rsidRPr="00C61419">
              <w:rPr>
                <w:b/>
                <w:smallCaps/>
                <w:szCs w:val="18"/>
                <w:lang w:val="en-GB"/>
              </w:rPr>
              <w:t xml:space="preserve">Generic Physics Of The Model Equation </w:t>
            </w:r>
          </w:p>
        </w:tc>
      </w:tr>
      <w:tr w:rsidR="009B52AD" w:rsidRPr="00C61419" w14:paraId="2983C15F" w14:textId="77777777" w:rsidTr="00397082">
        <w:trPr>
          <w:cantSplit/>
          <w:trHeight w:val="1688"/>
        </w:trPr>
        <w:tc>
          <w:tcPr>
            <w:tcW w:w="569" w:type="dxa"/>
            <w:vAlign w:val="center"/>
          </w:tcPr>
          <w:p w14:paraId="4CA63303" w14:textId="77777777" w:rsidR="009B52AD" w:rsidRPr="00C61419" w:rsidRDefault="009B52AD" w:rsidP="00A055DC">
            <w:pPr>
              <w:jc w:val="center"/>
              <w:rPr>
                <w:sz w:val="18"/>
                <w:szCs w:val="18"/>
                <w:lang w:val="en-GB"/>
              </w:rPr>
            </w:pPr>
            <w:r w:rsidRPr="00C61419">
              <w:rPr>
                <w:sz w:val="18"/>
                <w:szCs w:val="18"/>
                <w:lang w:val="en-GB"/>
              </w:rPr>
              <w:t>2.1</w:t>
            </w:r>
          </w:p>
        </w:tc>
        <w:tc>
          <w:tcPr>
            <w:tcW w:w="1278" w:type="dxa"/>
          </w:tcPr>
          <w:p w14:paraId="1EFFDFEB" w14:textId="77777777" w:rsidR="009B52AD" w:rsidRPr="00C61419" w:rsidRDefault="009B52AD" w:rsidP="00A055DC">
            <w:pPr>
              <w:jc w:val="right"/>
              <w:rPr>
                <w:b/>
                <w:smallCaps/>
                <w:sz w:val="18"/>
                <w:szCs w:val="18"/>
                <w:lang w:val="en-GB"/>
              </w:rPr>
            </w:pPr>
            <w:r w:rsidRPr="00C61419">
              <w:rPr>
                <w:b/>
                <w:smallCaps/>
                <w:sz w:val="18"/>
                <w:szCs w:val="18"/>
                <w:lang w:val="en-GB"/>
              </w:rPr>
              <w:t>Model type and name</w:t>
            </w:r>
          </w:p>
        </w:tc>
        <w:tc>
          <w:tcPr>
            <w:tcW w:w="6941" w:type="dxa"/>
            <w:gridSpan w:val="2"/>
          </w:tcPr>
          <w:p w14:paraId="593E0E70" w14:textId="77777777" w:rsidR="009B52AD" w:rsidRPr="00C61419" w:rsidRDefault="009B52AD" w:rsidP="00A055DC">
            <w:pPr>
              <w:rPr>
                <w:sz w:val="18"/>
                <w:szCs w:val="18"/>
                <w:lang w:val="en-GB"/>
              </w:rPr>
            </w:pPr>
            <w:r w:rsidRPr="00C61419">
              <w:rPr>
                <w:sz w:val="18"/>
                <w:szCs w:val="18"/>
                <w:lang w:val="en-GB"/>
              </w:rPr>
              <w:t>Solution of the following tightly coupled models:</w:t>
            </w:r>
          </w:p>
          <w:p w14:paraId="3CBCD73F" w14:textId="77777777" w:rsidR="009B52AD" w:rsidRPr="00C61419" w:rsidRDefault="009B52AD" w:rsidP="009B52AD">
            <w:pPr>
              <w:pStyle w:val="Listenabsatz"/>
              <w:numPr>
                <w:ilvl w:val="0"/>
                <w:numId w:val="12"/>
              </w:numPr>
              <w:spacing w:before="0" w:after="0"/>
              <w:contextualSpacing/>
              <w:jc w:val="left"/>
              <w:rPr>
                <w:sz w:val="18"/>
                <w:szCs w:val="18"/>
                <w:lang w:val="en-GB"/>
              </w:rPr>
            </w:pPr>
            <w:r w:rsidRPr="00C61419">
              <w:rPr>
                <w:sz w:val="18"/>
                <w:szCs w:val="18"/>
                <w:lang w:val="en-GB"/>
              </w:rPr>
              <w:t>Continuum model. Continuum thermodynamic and Phase Field models. Thermodynamics</w:t>
            </w:r>
          </w:p>
          <w:p w14:paraId="339A6FB1" w14:textId="77777777" w:rsidR="009B52AD" w:rsidRPr="00C61419" w:rsidRDefault="009B52AD" w:rsidP="009B52AD">
            <w:pPr>
              <w:pStyle w:val="Listenabsatz"/>
              <w:numPr>
                <w:ilvl w:val="0"/>
                <w:numId w:val="12"/>
              </w:numPr>
              <w:spacing w:before="0" w:after="0"/>
              <w:contextualSpacing/>
              <w:jc w:val="left"/>
              <w:rPr>
                <w:sz w:val="18"/>
                <w:szCs w:val="18"/>
                <w:lang w:val="en-GB"/>
              </w:rPr>
            </w:pPr>
            <w:r w:rsidRPr="00C61419">
              <w:rPr>
                <w:sz w:val="18"/>
                <w:szCs w:val="18"/>
                <w:lang w:val="en-GB"/>
              </w:rPr>
              <w:t>Continuum model. Continuum thermodynamic and Phase Field models. Thermodynamics, Optics</w:t>
            </w:r>
          </w:p>
          <w:p w14:paraId="46BBB10B" w14:textId="63A755E8" w:rsidR="001E0055" w:rsidRPr="00C61419" w:rsidRDefault="009B52AD" w:rsidP="00397082">
            <w:pPr>
              <w:pStyle w:val="Listenabsatz"/>
              <w:numPr>
                <w:ilvl w:val="0"/>
                <w:numId w:val="12"/>
              </w:numPr>
              <w:spacing w:before="0" w:after="0"/>
              <w:contextualSpacing/>
              <w:jc w:val="left"/>
              <w:rPr>
                <w:color w:val="808080" w:themeColor="background1" w:themeShade="80"/>
                <w:lang w:val="en-GB"/>
              </w:rPr>
            </w:pPr>
            <w:r w:rsidRPr="00C61419">
              <w:rPr>
                <w:sz w:val="18"/>
                <w:szCs w:val="18"/>
                <w:lang w:val="en-GB"/>
              </w:rPr>
              <w:t>Application of models to simulate Processes and Devices</w:t>
            </w:r>
          </w:p>
        </w:tc>
      </w:tr>
      <w:tr w:rsidR="009B52AD" w:rsidRPr="00C61419" w14:paraId="2BF7EBF4" w14:textId="77777777" w:rsidTr="001E0055">
        <w:trPr>
          <w:cantSplit/>
        </w:trPr>
        <w:tc>
          <w:tcPr>
            <w:tcW w:w="569" w:type="dxa"/>
            <w:vAlign w:val="center"/>
          </w:tcPr>
          <w:p w14:paraId="3E9E3334" w14:textId="77777777" w:rsidR="009B52AD" w:rsidRPr="00C61419" w:rsidRDefault="009B52AD" w:rsidP="00A055DC">
            <w:pPr>
              <w:jc w:val="center"/>
              <w:rPr>
                <w:sz w:val="18"/>
                <w:szCs w:val="18"/>
                <w:lang w:val="en-GB"/>
              </w:rPr>
            </w:pPr>
            <w:r w:rsidRPr="00C61419">
              <w:rPr>
                <w:sz w:val="18"/>
                <w:szCs w:val="18"/>
                <w:lang w:val="en-GB"/>
              </w:rPr>
              <w:t>2.2</w:t>
            </w:r>
          </w:p>
        </w:tc>
        <w:tc>
          <w:tcPr>
            <w:tcW w:w="1278" w:type="dxa"/>
          </w:tcPr>
          <w:p w14:paraId="561F15A0" w14:textId="77777777" w:rsidR="009B52AD" w:rsidRPr="00C61419" w:rsidRDefault="009B52AD" w:rsidP="00A055DC">
            <w:pPr>
              <w:jc w:val="right"/>
              <w:rPr>
                <w:b/>
                <w:smallCaps/>
                <w:sz w:val="18"/>
                <w:szCs w:val="18"/>
                <w:lang w:val="en-GB"/>
              </w:rPr>
            </w:pPr>
            <w:r w:rsidRPr="00C61419">
              <w:rPr>
                <w:b/>
                <w:smallCaps/>
                <w:sz w:val="18"/>
                <w:szCs w:val="18"/>
                <w:lang w:val="en-GB"/>
              </w:rPr>
              <w:t>Model entity</w:t>
            </w:r>
          </w:p>
        </w:tc>
        <w:tc>
          <w:tcPr>
            <w:tcW w:w="6941" w:type="dxa"/>
            <w:gridSpan w:val="2"/>
          </w:tcPr>
          <w:p w14:paraId="018D7CC3" w14:textId="259781D2" w:rsidR="001E0055" w:rsidRPr="00C61419" w:rsidRDefault="009B52AD" w:rsidP="00A055DC">
            <w:pPr>
              <w:tabs>
                <w:tab w:val="left" w:pos="1365"/>
              </w:tabs>
              <w:rPr>
                <w:color w:val="808080" w:themeColor="background1" w:themeShade="80"/>
                <w:sz w:val="18"/>
                <w:szCs w:val="18"/>
                <w:lang w:val="en-GB"/>
              </w:rPr>
            </w:pPr>
            <w:r w:rsidRPr="00C61419">
              <w:rPr>
                <w:sz w:val="18"/>
                <w:szCs w:val="18"/>
                <w:lang w:val="en-GB"/>
              </w:rPr>
              <w:t>Finite volumes</w:t>
            </w:r>
          </w:p>
        </w:tc>
      </w:tr>
      <w:tr w:rsidR="009B52AD" w:rsidRPr="00C61419" w14:paraId="5D1C0BEC" w14:textId="77777777" w:rsidTr="001E0055">
        <w:trPr>
          <w:cantSplit/>
          <w:trHeight w:val="441"/>
        </w:trPr>
        <w:tc>
          <w:tcPr>
            <w:tcW w:w="569" w:type="dxa"/>
            <w:vMerge w:val="restart"/>
            <w:vAlign w:val="center"/>
          </w:tcPr>
          <w:p w14:paraId="6123C270" w14:textId="77777777" w:rsidR="009B52AD" w:rsidRPr="00C61419" w:rsidRDefault="009B52AD" w:rsidP="00A055DC">
            <w:pPr>
              <w:jc w:val="center"/>
              <w:rPr>
                <w:sz w:val="18"/>
                <w:szCs w:val="18"/>
                <w:lang w:val="en-GB"/>
              </w:rPr>
            </w:pPr>
            <w:r w:rsidRPr="00C61419">
              <w:rPr>
                <w:sz w:val="18"/>
                <w:szCs w:val="18"/>
                <w:lang w:val="en-GB"/>
              </w:rPr>
              <w:t>2.3</w:t>
            </w:r>
          </w:p>
        </w:tc>
        <w:tc>
          <w:tcPr>
            <w:tcW w:w="1278" w:type="dxa"/>
            <w:vMerge w:val="restart"/>
            <w:vAlign w:val="center"/>
          </w:tcPr>
          <w:p w14:paraId="33E71D04" w14:textId="77777777" w:rsidR="009B52AD" w:rsidRPr="00C61419" w:rsidRDefault="009B52AD" w:rsidP="00A055DC">
            <w:pPr>
              <w:jc w:val="right"/>
              <w:rPr>
                <w:b/>
                <w:smallCaps/>
                <w:sz w:val="18"/>
                <w:szCs w:val="18"/>
                <w:lang w:val="en-GB"/>
              </w:rPr>
            </w:pPr>
            <w:r w:rsidRPr="00C61419">
              <w:rPr>
                <w:b/>
                <w:smallCaps/>
                <w:sz w:val="18"/>
                <w:szCs w:val="18"/>
                <w:lang w:val="en-GB"/>
              </w:rPr>
              <w:t>Model</w:t>
            </w:r>
            <w:r w:rsidRPr="00C61419">
              <w:rPr>
                <w:sz w:val="18"/>
                <w:szCs w:val="18"/>
                <w:lang w:val="en-GB"/>
              </w:rPr>
              <w:t xml:space="preserve"> </w:t>
            </w:r>
            <w:r w:rsidRPr="00C61419">
              <w:rPr>
                <w:b/>
                <w:smallCaps/>
                <w:sz w:val="18"/>
                <w:szCs w:val="18"/>
                <w:lang w:val="en-GB"/>
              </w:rPr>
              <w:t xml:space="preserve">Physics/ Chemistry equation </w:t>
            </w:r>
          </w:p>
          <w:p w14:paraId="4450E7D6" w14:textId="77777777" w:rsidR="009B52AD" w:rsidRPr="00C61419" w:rsidRDefault="009B52AD" w:rsidP="00A055DC">
            <w:pPr>
              <w:jc w:val="center"/>
              <w:rPr>
                <w:b/>
                <w:smallCaps/>
                <w:sz w:val="18"/>
                <w:szCs w:val="18"/>
                <w:lang w:val="en-GB"/>
              </w:rPr>
            </w:pPr>
            <w:r w:rsidRPr="00C61419">
              <w:rPr>
                <w:b/>
                <w:smallCaps/>
                <w:sz w:val="18"/>
                <w:szCs w:val="18"/>
                <w:lang w:val="en-GB"/>
              </w:rPr>
              <w:t>PE</w:t>
            </w:r>
          </w:p>
        </w:tc>
        <w:tc>
          <w:tcPr>
            <w:tcW w:w="1419" w:type="dxa"/>
          </w:tcPr>
          <w:p w14:paraId="6EDADE39" w14:textId="77777777" w:rsidR="009B52AD" w:rsidRPr="00C61419" w:rsidRDefault="009B52AD" w:rsidP="00A055DC">
            <w:pPr>
              <w:jc w:val="right"/>
              <w:rPr>
                <w:sz w:val="18"/>
                <w:szCs w:val="18"/>
                <w:lang w:val="en-GB"/>
              </w:rPr>
            </w:pPr>
            <w:r w:rsidRPr="00C61419">
              <w:rPr>
                <w:b/>
                <w:sz w:val="18"/>
                <w:szCs w:val="18"/>
                <w:lang w:val="en-GB"/>
              </w:rPr>
              <w:t>Equation</w:t>
            </w:r>
          </w:p>
        </w:tc>
        <w:tc>
          <w:tcPr>
            <w:tcW w:w="5522" w:type="dxa"/>
          </w:tcPr>
          <w:p w14:paraId="5D8C169C" w14:textId="77777777" w:rsidR="009B52AD" w:rsidRPr="00C61419" w:rsidRDefault="009B52AD" w:rsidP="00A055DC">
            <w:pPr>
              <w:rPr>
                <w:sz w:val="18"/>
                <w:szCs w:val="18"/>
                <w:lang w:val="en-GB"/>
              </w:rPr>
            </w:pPr>
            <w:r w:rsidRPr="00C61419">
              <w:rPr>
                <w:sz w:val="18"/>
                <w:szCs w:val="18"/>
                <w:lang w:val="en-GB"/>
              </w:rPr>
              <w:t xml:space="preserve">From the documentation of </w:t>
            </w:r>
            <w:proofErr w:type="spellStart"/>
            <w:r w:rsidRPr="00C61419">
              <w:rPr>
                <w:sz w:val="18"/>
                <w:szCs w:val="18"/>
                <w:lang w:val="en-GB"/>
              </w:rPr>
              <w:t>EnergyPlus</w:t>
            </w:r>
            <w:proofErr w:type="spellEnd"/>
            <w:r w:rsidRPr="00C61419">
              <w:rPr>
                <w:sz w:val="18"/>
                <w:szCs w:val="18"/>
                <w:lang w:val="en-GB"/>
              </w:rPr>
              <w:t xml:space="preserve"> (Engineering Reference):</w:t>
            </w:r>
          </w:p>
          <w:p w14:paraId="624C39B5" w14:textId="77777777" w:rsidR="009B52AD" w:rsidRPr="00C61419" w:rsidRDefault="009B52AD" w:rsidP="00A055DC">
            <w:pPr>
              <w:rPr>
                <w:sz w:val="18"/>
                <w:szCs w:val="18"/>
                <w:lang w:val="en-GB"/>
              </w:rPr>
            </w:pPr>
            <w:r w:rsidRPr="00C61419">
              <w:rPr>
                <w:sz w:val="18"/>
                <w:szCs w:val="18"/>
                <w:lang w:val="en-GB"/>
              </w:rPr>
              <w:t>&lt;&lt;</w:t>
            </w:r>
          </w:p>
          <w:p w14:paraId="214EC932" w14:textId="77777777" w:rsidR="009B52AD" w:rsidRPr="00C61419" w:rsidRDefault="009B52AD" w:rsidP="00A055DC">
            <w:pPr>
              <w:rPr>
                <w:sz w:val="18"/>
                <w:szCs w:val="18"/>
                <w:lang w:val="en-GB"/>
              </w:rPr>
            </w:pPr>
            <w:r w:rsidRPr="00C61419">
              <w:rPr>
                <w:sz w:val="18"/>
                <w:szCs w:val="18"/>
                <w:lang w:val="en-GB"/>
              </w:rPr>
              <w:t>The basis for the zone and air system integration is to formulate energy and moisture balances for the zone air and solve the resulting ordinary differential equations using a predictor-corrector approach. The formulation of the solution scheme starts with a heat balance on the zone air.</w:t>
            </w:r>
          </w:p>
          <w:p w14:paraId="668940FA" w14:textId="77777777" w:rsidR="009B52AD" w:rsidRPr="00C61419" w:rsidRDefault="009B52AD" w:rsidP="00A055DC">
            <w:pPr>
              <w:rPr>
                <w:i/>
                <w:sz w:val="18"/>
                <w:szCs w:val="18"/>
                <w:lang w:val="en-GB"/>
              </w:rPr>
            </w:pPr>
          </w:p>
          <w:p w14:paraId="3A8EB167" w14:textId="77777777" w:rsidR="009B52AD" w:rsidRPr="00C61419" w:rsidRDefault="009B52AD" w:rsidP="00A055DC">
            <w:pPr>
              <w:rPr>
                <w:i/>
                <w:sz w:val="18"/>
                <w:szCs w:val="18"/>
                <w:lang w:val="en-GB"/>
              </w:rPr>
            </w:pPr>
            <w:r w:rsidRPr="00C61419">
              <w:rPr>
                <w:noProof/>
                <w:lang w:val="en-GB" w:eastAsia="de-DE"/>
              </w:rPr>
              <w:drawing>
                <wp:inline distT="0" distB="0" distL="0" distR="0" wp14:anchorId="552F40B4" wp14:editId="10D21B8D">
                  <wp:extent cx="3369310" cy="353683"/>
                  <wp:effectExtent l="0" t="0" r="254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2719"/>
                          <a:stretch/>
                        </pic:blipFill>
                        <pic:spPr bwMode="auto">
                          <a:xfrm>
                            <a:off x="0" y="0"/>
                            <a:ext cx="3369310" cy="353683"/>
                          </a:xfrm>
                          <a:prstGeom prst="rect">
                            <a:avLst/>
                          </a:prstGeom>
                          <a:ln>
                            <a:noFill/>
                          </a:ln>
                          <a:extLst>
                            <a:ext uri="{53640926-AAD7-44D8-BBD7-CCE9431645EC}">
                              <a14:shadowObscured xmlns:a14="http://schemas.microsoft.com/office/drawing/2010/main"/>
                            </a:ext>
                          </a:extLst>
                        </pic:spPr>
                      </pic:pic>
                    </a:graphicData>
                  </a:graphic>
                </wp:inline>
              </w:drawing>
            </w:r>
          </w:p>
          <w:p w14:paraId="0F389C8E" w14:textId="77777777" w:rsidR="009B52AD" w:rsidRPr="00C61419" w:rsidRDefault="009B52AD" w:rsidP="00A055DC">
            <w:pPr>
              <w:rPr>
                <w:i/>
                <w:sz w:val="18"/>
                <w:szCs w:val="18"/>
                <w:lang w:val="en-GB"/>
              </w:rPr>
            </w:pPr>
            <w:r w:rsidRPr="00C61419">
              <w:rPr>
                <w:noProof/>
                <w:lang w:val="en-GB" w:eastAsia="de-DE"/>
              </w:rPr>
              <w:drawing>
                <wp:inline distT="0" distB="0" distL="0" distR="0" wp14:anchorId="6777A1C0" wp14:editId="73851F0F">
                  <wp:extent cx="3368479" cy="600770"/>
                  <wp:effectExtent l="0" t="0" r="381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232"/>
                          <a:stretch/>
                        </pic:blipFill>
                        <pic:spPr bwMode="auto">
                          <a:xfrm>
                            <a:off x="0" y="0"/>
                            <a:ext cx="3369310" cy="600918"/>
                          </a:xfrm>
                          <a:prstGeom prst="rect">
                            <a:avLst/>
                          </a:prstGeom>
                          <a:ln>
                            <a:noFill/>
                          </a:ln>
                          <a:extLst>
                            <a:ext uri="{53640926-AAD7-44D8-BBD7-CCE9431645EC}">
                              <a14:shadowObscured xmlns:a14="http://schemas.microsoft.com/office/drawing/2010/main"/>
                            </a:ext>
                          </a:extLst>
                        </pic:spPr>
                      </pic:pic>
                    </a:graphicData>
                  </a:graphic>
                </wp:inline>
              </w:drawing>
            </w:r>
          </w:p>
          <w:p w14:paraId="2489FF83" w14:textId="0401904D" w:rsidR="009B52AD" w:rsidRPr="00C61419" w:rsidRDefault="001E0055" w:rsidP="00A055DC">
            <w:pPr>
              <w:rPr>
                <w:sz w:val="18"/>
                <w:szCs w:val="18"/>
                <w:lang w:val="en-GB"/>
              </w:rPr>
            </w:pPr>
            <w:r w:rsidRPr="00C61419">
              <w:rPr>
                <w:sz w:val="18"/>
                <w:szCs w:val="18"/>
                <w:lang w:val="en-GB"/>
              </w:rPr>
              <w:t>&gt;&gt;</w:t>
            </w:r>
          </w:p>
        </w:tc>
      </w:tr>
      <w:tr w:rsidR="009B52AD" w:rsidRPr="00C61419" w14:paraId="399F0ABE" w14:textId="77777777" w:rsidTr="001E0055">
        <w:trPr>
          <w:cantSplit/>
          <w:trHeight w:val="1260"/>
        </w:trPr>
        <w:tc>
          <w:tcPr>
            <w:tcW w:w="569" w:type="dxa"/>
            <w:vMerge/>
            <w:vAlign w:val="center"/>
          </w:tcPr>
          <w:p w14:paraId="18023394" w14:textId="77777777" w:rsidR="009B52AD" w:rsidRPr="00C61419" w:rsidRDefault="009B52AD" w:rsidP="00A055DC">
            <w:pPr>
              <w:jc w:val="center"/>
              <w:rPr>
                <w:sz w:val="18"/>
                <w:szCs w:val="18"/>
                <w:lang w:val="en-GB"/>
              </w:rPr>
            </w:pPr>
          </w:p>
        </w:tc>
        <w:tc>
          <w:tcPr>
            <w:tcW w:w="1278" w:type="dxa"/>
            <w:vMerge/>
          </w:tcPr>
          <w:p w14:paraId="27817C40" w14:textId="77777777" w:rsidR="009B52AD" w:rsidRPr="00C61419" w:rsidRDefault="009B52AD" w:rsidP="00A055DC">
            <w:pPr>
              <w:jc w:val="right"/>
              <w:rPr>
                <w:b/>
                <w:smallCaps/>
                <w:sz w:val="18"/>
                <w:szCs w:val="18"/>
                <w:lang w:val="en-GB"/>
              </w:rPr>
            </w:pPr>
          </w:p>
        </w:tc>
        <w:tc>
          <w:tcPr>
            <w:tcW w:w="1419" w:type="dxa"/>
          </w:tcPr>
          <w:p w14:paraId="2D8861AB" w14:textId="77777777" w:rsidR="009B52AD" w:rsidRPr="00C61419" w:rsidRDefault="009B52AD" w:rsidP="00A055DC">
            <w:pPr>
              <w:jc w:val="right"/>
              <w:rPr>
                <w:b/>
                <w:sz w:val="18"/>
                <w:szCs w:val="18"/>
                <w:lang w:val="en-GB"/>
              </w:rPr>
            </w:pPr>
            <w:r w:rsidRPr="00C61419">
              <w:rPr>
                <w:b/>
                <w:sz w:val="18"/>
                <w:szCs w:val="18"/>
                <w:lang w:val="en-GB"/>
              </w:rPr>
              <w:t xml:space="preserve">Physical </w:t>
            </w:r>
            <w:r w:rsidRPr="00C61419">
              <w:rPr>
                <w:b/>
                <w:sz w:val="18"/>
                <w:szCs w:val="18"/>
                <w:lang w:val="en-GB"/>
              </w:rPr>
              <w:br/>
              <w:t xml:space="preserve">quantities </w:t>
            </w:r>
          </w:p>
        </w:tc>
        <w:tc>
          <w:tcPr>
            <w:tcW w:w="5522" w:type="dxa"/>
          </w:tcPr>
          <w:p w14:paraId="64179C5C" w14:textId="77777777" w:rsidR="009B52AD" w:rsidRPr="00C61419" w:rsidRDefault="009B52AD" w:rsidP="00A055DC">
            <w:pPr>
              <w:rPr>
                <w:sz w:val="18"/>
                <w:szCs w:val="18"/>
                <w:lang w:val="en-GB"/>
              </w:rPr>
            </w:pPr>
            <w:r w:rsidRPr="00C61419">
              <w:rPr>
                <w:sz w:val="18"/>
                <w:szCs w:val="18"/>
                <w:lang w:val="en-GB"/>
              </w:rPr>
              <w:t xml:space="preserve">From the documentation of </w:t>
            </w:r>
            <w:proofErr w:type="spellStart"/>
            <w:r w:rsidRPr="00C61419">
              <w:rPr>
                <w:sz w:val="18"/>
                <w:szCs w:val="18"/>
                <w:lang w:val="en-GB"/>
              </w:rPr>
              <w:t>EnergyPlus</w:t>
            </w:r>
            <w:proofErr w:type="spellEnd"/>
            <w:r w:rsidRPr="00C61419">
              <w:rPr>
                <w:sz w:val="18"/>
                <w:szCs w:val="18"/>
                <w:lang w:val="en-GB"/>
              </w:rPr>
              <w:t xml:space="preserve"> (Engineering Reference):</w:t>
            </w:r>
          </w:p>
          <w:p w14:paraId="78D65AF2" w14:textId="77777777" w:rsidR="009B52AD" w:rsidRPr="00C61419" w:rsidRDefault="009B52AD" w:rsidP="00A055DC">
            <w:pPr>
              <w:rPr>
                <w:sz w:val="18"/>
                <w:szCs w:val="18"/>
                <w:lang w:val="en-GB"/>
              </w:rPr>
            </w:pPr>
            <w:r w:rsidRPr="00C61419">
              <w:rPr>
                <w:sz w:val="18"/>
                <w:szCs w:val="18"/>
                <w:lang w:val="en-GB"/>
              </w:rPr>
              <w:t>&lt;&lt;</w:t>
            </w:r>
          </w:p>
          <w:p w14:paraId="526BFAD6" w14:textId="77777777" w:rsidR="009B52AD" w:rsidRPr="00C61419" w:rsidRDefault="009B52AD" w:rsidP="00A055DC">
            <w:pPr>
              <w:rPr>
                <w:i/>
                <w:sz w:val="18"/>
                <w:szCs w:val="18"/>
                <w:lang w:val="en-GB"/>
              </w:rPr>
            </w:pPr>
            <w:r w:rsidRPr="00C61419">
              <w:rPr>
                <w:noProof/>
                <w:lang w:val="en-GB" w:eastAsia="de-DE"/>
              </w:rPr>
              <w:drawing>
                <wp:inline distT="0" distB="0" distL="0" distR="0" wp14:anchorId="55057A42" wp14:editId="4E3020E6">
                  <wp:extent cx="3369310" cy="465611"/>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921"/>
                          <a:stretch/>
                        </pic:blipFill>
                        <pic:spPr bwMode="auto">
                          <a:xfrm>
                            <a:off x="0" y="0"/>
                            <a:ext cx="3369310" cy="465611"/>
                          </a:xfrm>
                          <a:prstGeom prst="rect">
                            <a:avLst/>
                          </a:prstGeom>
                          <a:ln>
                            <a:noFill/>
                          </a:ln>
                          <a:extLst>
                            <a:ext uri="{53640926-AAD7-44D8-BBD7-CCE9431645EC}">
                              <a14:shadowObscured xmlns:a14="http://schemas.microsoft.com/office/drawing/2010/main"/>
                            </a:ext>
                          </a:extLst>
                        </pic:spPr>
                      </pic:pic>
                    </a:graphicData>
                  </a:graphic>
                </wp:inline>
              </w:drawing>
            </w:r>
          </w:p>
          <w:p w14:paraId="1382C693" w14:textId="77777777" w:rsidR="009B52AD" w:rsidRPr="00C61419" w:rsidRDefault="009B52AD" w:rsidP="00A055DC">
            <w:pPr>
              <w:rPr>
                <w:i/>
                <w:sz w:val="18"/>
                <w:szCs w:val="18"/>
                <w:lang w:val="en-GB"/>
              </w:rPr>
            </w:pPr>
            <w:r w:rsidRPr="00C61419">
              <w:rPr>
                <w:noProof/>
                <w:lang w:val="en-GB" w:eastAsia="de-DE"/>
              </w:rPr>
              <w:drawing>
                <wp:inline distT="0" distB="0" distL="0" distR="0" wp14:anchorId="276AF91D" wp14:editId="4DE3940B">
                  <wp:extent cx="3368479" cy="854015"/>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22" b="38767"/>
                          <a:stretch/>
                        </pic:blipFill>
                        <pic:spPr bwMode="auto">
                          <a:xfrm>
                            <a:off x="0" y="0"/>
                            <a:ext cx="3369310" cy="854226"/>
                          </a:xfrm>
                          <a:prstGeom prst="rect">
                            <a:avLst/>
                          </a:prstGeom>
                          <a:ln>
                            <a:noFill/>
                          </a:ln>
                          <a:extLst>
                            <a:ext uri="{53640926-AAD7-44D8-BBD7-CCE9431645EC}">
                              <a14:shadowObscured xmlns:a14="http://schemas.microsoft.com/office/drawing/2010/main"/>
                            </a:ext>
                          </a:extLst>
                        </pic:spPr>
                      </pic:pic>
                    </a:graphicData>
                  </a:graphic>
                </wp:inline>
              </w:drawing>
            </w:r>
          </w:p>
          <w:p w14:paraId="1B08BF49" w14:textId="77777777" w:rsidR="009B52AD" w:rsidRPr="00C61419" w:rsidRDefault="009B52AD" w:rsidP="00A055DC">
            <w:pPr>
              <w:rPr>
                <w:i/>
                <w:color w:val="808080" w:themeColor="background1" w:themeShade="80"/>
                <w:sz w:val="18"/>
                <w:szCs w:val="18"/>
                <w:lang w:val="en-GB"/>
              </w:rPr>
            </w:pPr>
            <w:r w:rsidRPr="00C61419">
              <w:rPr>
                <w:i/>
                <w:sz w:val="18"/>
                <w:szCs w:val="18"/>
                <w:lang w:val="en-GB"/>
              </w:rPr>
              <w:t>&gt;&gt;</w:t>
            </w:r>
            <w:r w:rsidRPr="00C61419">
              <w:rPr>
                <w:i/>
                <w:color w:val="808080" w:themeColor="background1" w:themeShade="80"/>
                <w:sz w:val="18"/>
                <w:szCs w:val="18"/>
                <w:lang w:val="en-GB"/>
              </w:rPr>
              <w:t xml:space="preserve">   </w:t>
            </w:r>
          </w:p>
        </w:tc>
      </w:tr>
      <w:tr w:rsidR="009B52AD" w:rsidRPr="00C61419" w14:paraId="62926EDE" w14:textId="77777777" w:rsidTr="001E0055">
        <w:trPr>
          <w:cantSplit/>
          <w:trHeight w:val="441"/>
        </w:trPr>
        <w:tc>
          <w:tcPr>
            <w:tcW w:w="569" w:type="dxa"/>
            <w:vMerge w:val="restart"/>
            <w:vAlign w:val="center"/>
          </w:tcPr>
          <w:p w14:paraId="256BEFD8" w14:textId="77777777" w:rsidR="009B52AD" w:rsidRPr="00C61419" w:rsidRDefault="009B52AD" w:rsidP="00A055DC">
            <w:pPr>
              <w:jc w:val="center"/>
              <w:rPr>
                <w:sz w:val="18"/>
                <w:szCs w:val="18"/>
                <w:lang w:val="en-GB"/>
              </w:rPr>
            </w:pPr>
            <w:r w:rsidRPr="00C61419">
              <w:rPr>
                <w:sz w:val="18"/>
                <w:szCs w:val="18"/>
                <w:lang w:val="en-GB"/>
              </w:rPr>
              <w:t>2.4</w:t>
            </w:r>
          </w:p>
        </w:tc>
        <w:tc>
          <w:tcPr>
            <w:tcW w:w="1278" w:type="dxa"/>
            <w:vMerge w:val="restart"/>
            <w:vAlign w:val="center"/>
          </w:tcPr>
          <w:p w14:paraId="38DCFC9F" w14:textId="77777777" w:rsidR="009B52AD" w:rsidRPr="00C61419" w:rsidRDefault="009B52AD" w:rsidP="00A055DC">
            <w:pPr>
              <w:rPr>
                <w:b/>
                <w:smallCaps/>
                <w:sz w:val="18"/>
                <w:szCs w:val="18"/>
                <w:lang w:val="en-GB"/>
              </w:rPr>
            </w:pPr>
            <w:r w:rsidRPr="00C61419">
              <w:rPr>
                <w:b/>
                <w:smallCaps/>
                <w:sz w:val="18"/>
                <w:szCs w:val="18"/>
                <w:lang w:val="en-GB"/>
              </w:rPr>
              <w:t>Materials relations</w:t>
            </w:r>
          </w:p>
          <w:p w14:paraId="10D440B9" w14:textId="77777777" w:rsidR="009B52AD" w:rsidRPr="00C61419" w:rsidRDefault="009B52AD" w:rsidP="00A055DC">
            <w:pPr>
              <w:jc w:val="center"/>
              <w:rPr>
                <w:b/>
                <w:smallCaps/>
                <w:sz w:val="18"/>
                <w:szCs w:val="18"/>
                <w:lang w:val="en-GB"/>
              </w:rPr>
            </w:pPr>
          </w:p>
        </w:tc>
        <w:tc>
          <w:tcPr>
            <w:tcW w:w="1419" w:type="dxa"/>
          </w:tcPr>
          <w:p w14:paraId="39C3AE55" w14:textId="77777777" w:rsidR="009B52AD" w:rsidRPr="00C61419" w:rsidRDefault="009B52AD" w:rsidP="00A055DC">
            <w:pPr>
              <w:jc w:val="right"/>
              <w:rPr>
                <w:sz w:val="18"/>
                <w:szCs w:val="18"/>
                <w:lang w:val="en-GB"/>
              </w:rPr>
            </w:pPr>
            <w:r w:rsidRPr="00C61419">
              <w:rPr>
                <w:b/>
                <w:sz w:val="18"/>
                <w:szCs w:val="18"/>
                <w:lang w:val="en-GB"/>
              </w:rPr>
              <w:t>Relation</w:t>
            </w:r>
          </w:p>
        </w:tc>
        <w:tc>
          <w:tcPr>
            <w:tcW w:w="5522" w:type="dxa"/>
          </w:tcPr>
          <w:p w14:paraId="2303C467" w14:textId="405C1547" w:rsidR="001E0055" w:rsidRPr="00C61419" w:rsidRDefault="009B52AD" w:rsidP="00A055DC">
            <w:pPr>
              <w:pStyle w:val="Kommentartext"/>
              <w:rPr>
                <w:i/>
                <w:sz w:val="18"/>
                <w:szCs w:val="18"/>
                <w:lang w:val="en-GB"/>
              </w:rPr>
            </w:pPr>
            <w:r w:rsidRPr="00C61419">
              <w:rPr>
                <w:sz w:val="18"/>
                <w:szCs w:val="18"/>
                <w:lang w:val="en-GB"/>
              </w:rPr>
              <w:t xml:space="preserve">In building energy simulations, material properties are usually considered constant (i.e. independent of temperature, moisture </w:t>
            </w:r>
            <w:proofErr w:type="gramStart"/>
            <w:r w:rsidRPr="00C61419">
              <w:rPr>
                <w:sz w:val="18"/>
                <w:szCs w:val="18"/>
                <w:lang w:val="en-GB"/>
              </w:rPr>
              <w:t>content, …)</w:t>
            </w:r>
            <w:proofErr w:type="gramEnd"/>
            <w:r w:rsidRPr="00C61419">
              <w:rPr>
                <w:sz w:val="18"/>
                <w:szCs w:val="18"/>
                <w:lang w:val="en-GB"/>
              </w:rPr>
              <w:t xml:space="preserve">, except in the case of humid air and in some other special cases, such as </w:t>
            </w:r>
            <w:proofErr w:type="spellStart"/>
            <w:r w:rsidRPr="00C61419">
              <w:rPr>
                <w:sz w:val="18"/>
                <w:szCs w:val="18"/>
                <w:lang w:val="en-GB"/>
              </w:rPr>
              <w:t>thermoc</w:t>
            </w:r>
            <w:r w:rsidR="00D6301C" w:rsidRPr="00C61419">
              <w:rPr>
                <w:sz w:val="18"/>
                <w:szCs w:val="18"/>
                <w:lang w:val="en-GB"/>
              </w:rPr>
              <w:t>h</w:t>
            </w:r>
            <w:r w:rsidRPr="00C61419">
              <w:rPr>
                <w:sz w:val="18"/>
                <w:szCs w:val="18"/>
                <w:lang w:val="en-GB"/>
              </w:rPr>
              <w:t>romic</w:t>
            </w:r>
            <w:proofErr w:type="spellEnd"/>
            <w:r w:rsidRPr="00C61419">
              <w:rPr>
                <w:sz w:val="18"/>
                <w:szCs w:val="18"/>
                <w:lang w:val="en-GB"/>
              </w:rPr>
              <w:t xml:space="preserve"> glasses and phase-change materials.</w:t>
            </w:r>
          </w:p>
        </w:tc>
      </w:tr>
      <w:tr w:rsidR="009B52AD" w:rsidRPr="00C61419" w14:paraId="7E4B8FB9" w14:textId="77777777" w:rsidTr="001E0055">
        <w:trPr>
          <w:cantSplit/>
          <w:trHeight w:val="1267"/>
        </w:trPr>
        <w:tc>
          <w:tcPr>
            <w:tcW w:w="569" w:type="dxa"/>
            <w:vMerge/>
            <w:vAlign w:val="center"/>
          </w:tcPr>
          <w:p w14:paraId="26B4377B" w14:textId="77777777" w:rsidR="009B52AD" w:rsidRPr="00C61419" w:rsidRDefault="009B52AD" w:rsidP="00A055DC">
            <w:pPr>
              <w:jc w:val="center"/>
              <w:rPr>
                <w:sz w:val="18"/>
                <w:szCs w:val="18"/>
                <w:lang w:val="en-GB"/>
              </w:rPr>
            </w:pPr>
          </w:p>
        </w:tc>
        <w:tc>
          <w:tcPr>
            <w:tcW w:w="1278" w:type="dxa"/>
            <w:vMerge/>
          </w:tcPr>
          <w:p w14:paraId="6AC134AF" w14:textId="77777777" w:rsidR="009B52AD" w:rsidRPr="00C61419" w:rsidRDefault="009B52AD" w:rsidP="00A055DC">
            <w:pPr>
              <w:jc w:val="right"/>
              <w:rPr>
                <w:b/>
                <w:smallCaps/>
                <w:sz w:val="18"/>
                <w:szCs w:val="18"/>
                <w:lang w:val="en-GB"/>
              </w:rPr>
            </w:pPr>
          </w:p>
        </w:tc>
        <w:tc>
          <w:tcPr>
            <w:tcW w:w="1419" w:type="dxa"/>
          </w:tcPr>
          <w:p w14:paraId="110F16F6" w14:textId="77777777" w:rsidR="009B52AD" w:rsidRPr="00C61419" w:rsidRDefault="009B52AD" w:rsidP="00397082">
            <w:pPr>
              <w:jc w:val="right"/>
              <w:rPr>
                <w:b/>
                <w:sz w:val="18"/>
                <w:szCs w:val="18"/>
                <w:lang w:val="en-GB"/>
              </w:rPr>
            </w:pPr>
            <w:r w:rsidRPr="00C61419">
              <w:rPr>
                <w:b/>
                <w:sz w:val="18"/>
                <w:szCs w:val="18"/>
                <w:lang w:val="en-GB"/>
              </w:rPr>
              <w:t>Physical quantities/</w:t>
            </w:r>
          </w:p>
          <w:p w14:paraId="0AF098BD" w14:textId="77777777" w:rsidR="009B52AD" w:rsidRPr="00C61419" w:rsidRDefault="009B52AD" w:rsidP="00397082">
            <w:pPr>
              <w:jc w:val="right"/>
              <w:rPr>
                <w:b/>
                <w:sz w:val="18"/>
                <w:szCs w:val="18"/>
                <w:lang w:val="en-GB"/>
              </w:rPr>
            </w:pPr>
            <w:r w:rsidRPr="00C61419">
              <w:rPr>
                <w:b/>
                <w:sz w:val="18"/>
                <w:szCs w:val="18"/>
                <w:lang w:val="en-GB"/>
              </w:rPr>
              <w:t>descriptors for each  MR</w:t>
            </w:r>
          </w:p>
        </w:tc>
        <w:tc>
          <w:tcPr>
            <w:tcW w:w="5522" w:type="dxa"/>
          </w:tcPr>
          <w:p w14:paraId="4B203512" w14:textId="77777777" w:rsidR="009B52AD" w:rsidRPr="00C61419" w:rsidRDefault="009B52AD" w:rsidP="00A055DC">
            <w:pPr>
              <w:rPr>
                <w:sz w:val="18"/>
                <w:szCs w:val="18"/>
                <w:lang w:val="en-GB"/>
              </w:rPr>
            </w:pPr>
            <w:r w:rsidRPr="00C61419">
              <w:rPr>
                <w:sz w:val="18"/>
                <w:szCs w:val="18"/>
                <w:lang w:val="en-GB"/>
              </w:rPr>
              <w:t>Main material properties:</w:t>
            </w:r>
          </w:p>
          <w:p w14:paraId="2DA0C609" w14:textId="77777777" w:rsidR="009B52AD" w:rsidRPr="00C61419" w:rsidRDefault="009B52AD" w:rsidP="009B52AD">
            <w:pPr>
              <w:pStyle w:val="Listenabsatz"/>
              <w:numPr>
                <w:ilvl w:val="0"/>
                <w:numId w:val="12"/>
              </w:numPr>
              <w:spacing w:before="0" w:after="0"/>
              <w:contextualSpacing/>
              <w:rPr>
                <w:sz w:val="18"/>
                <w:szCs w:val="18"/>
                <w:lang w:val="en-GB"/>
              </w:rPr>
            </w:pPr>
            <w:r w:rsidRPr="00C61419">
              <w:rPr>
                <w:sz w:val="18"/>
                <w:szCs w:val="18"/>
                <w:lang w:val="en-GB"/>
              </w:rPr>
              <w:t>Thermal conductivity</w:t>
            </w:r>
          </w:p>
          <w:p w14:paraId="0BDA2096" w14:textId="77777777" w:rsidR="009B52AD" w:rsidRPr="00C61419" w:rsidRDefault="009B52AD" w:rsidP="009B52AD">
            <w:pPr>
              <w:pStyle w:val="Listenabsatz"/>
              <w:numPr>
                <w:ilvl w:val="0"/>
                <w:numId w:val="12"/>
              </w:numPr>
              <w:spacing w:before="0" w:after="0"/>
              <w:contextualSpacing/>
              <w:rPr>
                <w:sz w:val="18"/>
                <w:szCs w:val="18"/>
                <w:lang w:val="en-GB"/>
              </w:rPr>
            </w:pPr>
            <w:r w:rsidRPr="00C61419">
              <w:rPr>
                <w:sz w:val="18"/>
                <w:szCs w:val="18"/>
                <w:lang w:val="en-GB"/>
              </w:rPr>
              <w:t>Density</w:t>
            </w:r>
          </w:p>
          <w:p w14:paraId="4A20E1C0" w14:textId="77777777" w:rsidR="009B52AD" w:rsidRPr="00C61419" w:rsidRDefault="009B52AD" w:rsidP="009B52AD">
            <w:pPr>
              <w:pStyle w:val="Listenabsatz"/>
              <w:numPr>
                <w:ilvl w:val="0"/>
                <w:numId w:val="12"/>
              </w:numPr>
              <w:spacing w:before="0" w:after="0"/>
              <w:contextualSpacing/>
              <w:rPr>
                <w:sz w:val="18"/>
                <w:szCs w:val="18"/>
                <w:lang w:val="en-GB"/>
              </w:rPr>
            </w:pPr>
            <w:r w:rsidRPr="00C61419">
              <w:rPr>
                <w:sz w:val="18"/>
                <w:szCs w:val="18"/>
                <w:lang w:val="en-GB"/>
              </w:rPr>
              <w:t>Specific heat</w:t>
            </w:r>
          </w:p>
          <w:p w14:paraId="6A81529F" w14:textId="27A92348" w:rsidR="001E0055" w:rsidRPr="00C61419" w:rsidRDefault="009B52AD" w:rsidP="00A055DC">
            <w:pPr>
              <w:rPr>
                <w:i/>
                <w:color w:val="808080" w:themeColor="background1" w:themeShade="80"/>
                <w:sz w:val="18"/>
                <w:szCs w:val="18"/>
                <w:lang w:val="en-GB"/>
              </w:rPr>
            </w:pPr>
            <w:r w:rsidRPr="00C61419">
              <w:rPr>
                <w:sz w:val="18"/>
                <w:szCs w:val="18"/>
                <w:lang w:val="en-GB"/>
              </w:rPr>
              <w:t xml:space="preserve">Material properties used in the model </w:t>
            </w:r>
            <w:proofErr w:type="gramStart"/>
            <w:r w:rsidRPr="00C61419">
              <w:rPr>
                <w:sz w:val="18"/>
                <w:szCs w:val="18"/>
                <w:lang w:val="en-GB"/>
              </w:rPr>
              <w:t>were taken</w:t>
            </w:r>
            <w:proofErr w:type="gramEnd"/>
            <w:r w:rsidRPr="00C61419">
              <w:rPr>
                <w:sz w:val="18"/>
                <w:szCs w:val="18"/>
                <w:lang w:val="en-GB"/>
              </w:rPr>
              <w:t xml:space="preserve"> from the </w:t>
            </w:r>
            <w:proofErr w:type="spellStart"/>
            <w:r w:rsidRPr="00C61419">
              <w:rPr>
                <w:sz w:val="18"/>
                <w:szCs w:val="18"/>
                <w:lang w:val="en-GB"/>
              </w:rPr>
              <w:t>EnergyPlus</w:t>
            </w:r>
            <w:proofErr w:type="spellEnd"/>
            <w:r w:rsidRPr="00C61419">
              <w:rPr>
                <w:sz w:val="18"/>
                <w:szCs w:val="18"/>
                <w:lang w:val="en-GB"/>
              </w:rPr>
              <w:t xml:space="preserve"> database of materials.</w:t>
            </w:r>
          </w:p>
        </w:tc>
      </w:tr>
      <w:tr w:rsidR="009B52AD" w:rsidRPr="00C61419" w14:paraId="1F9ECE3E" w14:textId="77777777" w:rsidTr="001E0055">
        <w:trPr>
          <w:cantSplit/>
          <w:trHeight w:val="403"/>
        </w:trPr>
        <w:tc>
          <w:tcPr>
            <w:tcW w:w="569" w:type="dxa"/>
            <w:vAlign w:val="center"/>
          </w:tcPr>
          <w:p w14:paraId="33D5B6FA" w14:textId="77777777" w:rsidR="009B52AD" w:rsidRPr="00C61419" w:rsidRDefault="009B52AD" w:rsidP="00A055DC">
            <w:pPr>
              <w:jc w:val="center"/>
              <w:rPr>
                <w:sz w:val="18"/>
                <w:szCs w:val="18"/>
                <w:lang w:val="en-GB"/>
              </w:rPr>
            </w:pPr>
            <w:r w:rsidRPr="00C61419">
              <w:rPr>
                <w:sz w:val="18"/>
                <w:szCs w:val="18"/>
                <w:lang w:val="en-GB"/>
              </w:rPr>
              <w:lastRenderedPageBreak/>
              <w:t>2.5</w:t>
            </w:r>
          </w:p>
        </w:tc>
        <w:tc>
          <w:tcPr>
            <w:tcW w:w="1278" w:type="dxa"/>
          </w:tcPr>
          <w:p w14:paraId="28D95795" w14:textId="77777777" w:rsidR="009B52AD" w:rsidRPr="00C61419" w:rsidRDefault="009B52AD" w:rsidP="00A055DC">
            <w:pPr>
              <w:jc w:val="right"/>
              <w:rPr>
                <w:b/>
                <w:sz w:val="18"/>
                <w:szCs w:val="18"/>
                <w:lang w:val="en-GB"/>
              </w:rPr>
            </w:pPr>
            <w:r w:rsidRPr="00C61419">
              <w:rPr>
                <w:b/>
                <w:smallCaps/>
                <w:sz w:val="18"/>
                <w:szCs w:val="18"/>
                <w:lang w:val="en-GB"/>
              </w:rPr>
              <w:t>Physics formulation of the conditions</w:t>
            </w:r>
          </w:p>
        </w:tc>
        <w:tc>
          <w:tcPr>
            <w:tcW w:w="6941" w:type="dxa"/>
            <w:gridSpan w:val="2"/>
          </w:tcPr>
          <w:p w14:paraId="3501C2E6" w14:textId="77777777" w:rsidR="009B52AD" w:rsidRPr="00C61419" w:rsidRDefault="009B52AD" w:rsidP="00A055DC">
            <w:pPr>
              <w:rPr>
                <w:color w:val="808080" w:themeColor="background1" w:themeShade="80"/>
                <w:sz w:val="18"/>
                <w:szCs w:val="18"/>
                <w:lang w:val="en-GB"/>
              </w:rPr>
            </w:pPr>
            <w:r w:rsidRPr="00C61419">
              <w:rPr>
                <w:sz w:val="18"/>
                <w:szCs w:val="18"/>
                <w:lang w:val="en-GB"/>
              </w:rPr>
              <w:t xml:space="preserve">Boundary conditions </w:t>
            </w:r>
            <w:proofErr w:type="gramStart"/>
            <w:r w:rsidRPr="00C61419">
              <w:rPr>
                <w:sz w:val="18"/>
                <w:szCs w:val="18"/>
                <w:lang w:val="en-GB"/>
              </w:rPr>
              <w:t>are expressed</w:t>
            </w:r>
            <w:proofErr w:type="gramEnd"/>
            <w:r w:rsidRPr="00C61419">
              <w:rPr>
                <w:sz w:val="18"/>
                <w:szCs w:val="18"/>
                <w:lang w:val="en-GB"/>
              </w:rPr>
              <w:t xml:space="preserve"> in terms of weather parameters, occupants’ habits and HVAC control parameters, by means of schedules, typically with 1-hour time step scheduling.</w:t>
            </w:r>
          </w:p>
        </w:tc>
      </w:tr>
      <w:tr w:rsidR="009B52AD" w:rsidRPr="00C61419" w14:paraId="6553BDBD" w14:textId="77777777" w:rsidTr="001E0055">
        <w:trPr>
          <w:cantSplit/>
          <w:trHeight w:val="403"/>
        </w:trPr>
        <w:tc>
          <w:tcPr>
            <w:tcW w:w="569" w:type="dxa"/>
            <w:vAlign w:val="center"/>
          </w:tcPr>
          <w:p w14:paraId="2A5AEE73" w14:textId="77777777" w:rsidR="009B52AD" w:rsidRPr="00C61419" w:rsidRDefault="009B52AD" w:rsidP="00A055DC">
            <w:pPr>
              <w:jc w:val="center"/>
              <w:rPr>
                <w:sz w:val="18"/>
                <w:szCs w:val="18"/>
                <w:lang w:val="en-GB"/>
              </w:rPr>
            </w:pPr>
            <w:r w:rsidRPr="00C61419">
              <w:rPr>
                <w:sz w:val="18"/>
                <w:szCs w:val="18"/>
                <w:lang w:val="en-GB"/>
              </w:rPr>
              <w:t>2.6</w:t>
            </w:r>
          </w:p>
        </w:tc>
        <w:tc>
          <w:tcPr>
            <w:tcW w:w="1278" w:type="dxa"/>
          </w:tcPr>
          <w:p w14:paraId="7D7A8804" w14:textId="77777777" w:rsidR="009B52AD" w:rsidRPr="00C61419" w:rsidRDefault="009B52AD" w:rsidP="00A055DC">
            <w:pPr>
              <w:jc w:val="right"/>
              <w:rPr>
                <w:b/>
                <w:sz w:val="18"/>
                <w:szCs w:val="18"/>
                <w:lang w:val="en-GB"/>
              </w:rPr>
            </w:pPr>
            <w:r w:rsidRPr="00C61419">
              <w:rPr>
                <w:b/>
                <w:smallCaps/>
                <w:sz w:val="18"/>
                <w:szCs w:val="18"/>
                <w:lang w:val="en-GB"/>
              </w:rPr>
              <w:t>Simulated input</w:t>
            </w:r>
          </w:p>
        </w:tc>
        <w:tc>
          <w:tcPr>
            <w:tcW w:w="6941" w:type="dxa"/>
            <w:gridSpan w:val="2"/>
          </w:tcPr>
          <w:p w14:paraId="60C10447" w14:textId="77777777" w:rsidR="009B52AD" w:rsidRPr="00C61419" w:rsidRDefault="009B52AD" w:rsidP="00A055DC">
            <w:pPr>
              <w:rPr>
                <w:sz w:val="18"/>
                <w:szCs w:val="18"/>
                <w:lang w:val="en-GB"/>
              </w:rPr>
            </w:pPr>
            <w:r w:rsidRPr="00C61419">
              <w:rPr>
                <w:sz w:val="18"/>
                <w:szCs w:val="18"/>
                <w:lang w:val="en-GB"/>
              </w:rPr>
              <w:t>The input data is not simulated and it is a result of:</w:t>
            </w:r>
          </w:p>
          <w:p w14:paraId="67CDF753" w14:textId="77777777" w:rsidR="009B52AD" w:rsidRPr="00C61419" w:rsidRDefault="009B52AD" w:rsidP="009B52AD">
            <w:pPr>
              <w:pStyle w:val="Listenabsatz"/>
              <w:numPr>
                <w:ilvl w:val="0"/>
                <w:numId w:val="12"/>
              </w:numPr>
              <w:spacing w:before="0" w:after="0"/>
              <w:contextualSpacing/>
              <w:rPr>
                <w:sz w:val="18"/>
                <w:szCs w:val="18"/>
                <w:lang w:val="en-GB"/>
              </w:rPr>
            </w:pPr>
            <w:r w:rsidRPr="00C61419">
              <w:rPr>
                <w:sz w:val="18"/>
                <w:szCs w:val="18"/>
                <w:lang w:val="en-GB"/>
              </w:rPr>
              <w:t>Measurements about:</w:t>
            </w:r>
          </w:p>
          <w:p w14:paraId="63961BB1" w14:textId="77777777" w:rsidR="009B52AD" w:rsidRPr="00C61419" w:rsidRDefault="009B52AD" w:rsidP="009B52AD">
            <w:pPr>
              <w:pStyle w:val="Listenabsatz"/>
              <w:numPr>
                <w:ilvl w:val="1"/>
                <w:numId w:val="12"/>
              </w:numPr>
              <w:spacing w:before="0" w:after="0"/>
              <w:contextualSpacing/>
              <w:rPr>
                <w:sz w:val="18"/>
                <w:szCs w:val="18"/>
                <w:lang w:val="en-GB"/>
              </w:rPr>
            </w:pPr>
            <w:r w:rsidRPr="00C61419">
              <w:rPr>
                <w:sz w:val="18"/>
                <w:szCs w:val="18"/>
                <w:lang w:val="en-GB"/>
              </w:rPr>
              <w:t>Geometry and shape of the room</w:t>
            </w:r>
          </w:p>
          <w:p w14:paraId="10B14EC3" w14:textId="77777777" w:rsidR="009B52AD" w:rsidRPr="00C61419" w:rsidRDefault="009B52AD" w:rsidP="009B52AD">
            <w:pPr>
              <w:pStyle w:val="Listenabsatz"/>
              <w:numPr>
                <w:ilvl w:val="0"/>
                <w:numId w:val="12"/>
              </w:numPr>
              <w:spacing w:before="0" w:after="0"/>
              <w:contextualSpacing/>
              <w:rPr>
                <w:sz w:val="18"/>
                <w:szCs w:val="18"/>
                <w:lang w:val="en-GB"/>
              </w:rPr>
            </w:pPr>
            <w:r w:rsidRPr="00C61419">
              <w:rPr>
                <w:sz w:val="18"/>
                <w:szCs w:val="18"/>
                <w:lang w:val="en-GB"/>
              </w:rPr>
              <w:t>Assumptions (where possible, based on interviews with staff members) about:</w:t>
            </w:r>
          </w:p>
          <w:p w14:paraId="7D27532C" w14:textId="77777777" w:rsidR="009B52AD" w:rsidRPr="00C61419" w:rsidRDefault="009B52AD" w:rsidP="009B52AD">
            <w:pPr>
              <w:pStyle w:val="Listenabsatz"/>
              <w:numPr>
                <w:ilvl w:val="1"/>
                <w:numId w:val="12"/>
              </w:numPr>
              <w:spacing w:before="0" w:after="0"/>
              <w:contextualSpacing/>
              <w:rPr>
                <w:sz w:val="18"/>
                <w:szCs w:val="18"/>
                <w:lang w:val="en-GB"/>
              </w:rPr>
            </w:pPr>
            <w:r w:rsidRPr="00C61419">
              <w:rPr>
                <w:sz w:val="18"/>
                <w:szCs w:val="18"/>
                <w:lang w:val="en-GB"/>
              </w:rPr>
              <w:t>Constructions</w:t>
            </w:r>
          </w:p>
          <w:p w14:paraId="68AEB1FF" w14:textId="77777777" w:rsidR="009B52AD" w:rsidRPr="00C61419" w:rsidRDefault="009B52AD" w:rsidP="009B52AD">
            <w:pPr>
              <w:pStyle w:val="Listenabsatz"/>
              <w:numPr>
                <w:ilvl w:val="1"/>
                <w:numId w:val="12"/>
              </w:numPr>
              <w:spacing w:before="0" w:after="0"/>
              <w:contextualSpacing/>
              <w:rPr>
                <w:sz w:val="18"/>
                <w:szCs w:val="18"/>
                <w:lang w:val="en-GB"/>
              </w:rPr>
            </w:pPr>
            <w:r w:rsidRPr="00C61419">
              <w:rPr>
                <w:sz w:val="18"/>
                <w:szCs w:val="18"/>
                <w:lang w:val="en-GB"/>
              </w:rPr>
              <w:t>Occupation schedule</w:t>
            </w:r>
          </w:p>
          <w:p w14:paraId="10EF7CF3" w14:textId="77777777" w:rsidR="009B52AD" w:rsidRPr="00C61419" w:rsidRDefault="009B52AD" w:rsidP="009B52AD">
            <w:pPr>
              <w:pStyle w:val="Listenabsatz"/>
              <w:numPr>
                <w:ilvl w:val="1"/>
                <w:numId w:val="12"/>
              </w:numPr>
              <w:spacing w:before="0" w:after="0"/>
              <w:contextualSpacing/>
              <w:jc w:val="left"/>
              <w:rPr>
                <w:sz w:val="18"/>
                <w:szCs w:val="18"/>
                <w:lang w:val="en-GB"/>
              </w:rPr>
            </w:pPr>
            <w:r w:rsidRPr="00C61419">
              <w:rPr>
                <w:sz w:val="18"/>
                <w:szCs w:val="18"/>
                <w:lang w:val="en-GB"/>
              </w:rPr>
              <w:t>Operation of the HVAC system</w:t>
            </w:r>
          </w:p>
          <w:p w14:paraId="4E992CAD" w14:textId="1EBB3682" w:rsidR="001E0055" w:rsidRPr="00C61419" w:rsidRDefault="009B52AD" w:rsidP="00397082">
            <w:pPr>
              <w:pStyle w:val="Listenabsatz"/>
              <w:numPr>
                <w:ilvl w:val="1"/>
                <w:numId w:val="12"/>
              </w:numPr>
              <w:spacing w:before="0" w:after="0"/>
              <w:contextualSpacing/>
              <w:jc w:val="left"/>
              <w:rPr>
                <w:color w:val="808080" w:themeColor="background1" w:themeShade="80"/>
                <w:lang w:val="en-GB"/>
              </w:rPr>
            </w:pPr>
            <w:r w:rsidRPr="00C61419">
              <w:rPr>
                <w:sz w:val="18"/>
                <w:szCs w:val="18"/>
                <w:lang w:val="en-GB"/>
              </w:rPr>
              <w:t>Weather conditions, also based on standards and statistical analyses</w:t>
            </w:r>
          </w:p>
        </w:tc>
      </w:tr>
    </w:tbl>
    <w:p w14:paraId="58A2F425" w14:textId="77777777" w:rsidR="009B52AD" w:rsidRPr="00C61419" w:rsidRDefault="009B52AD" w:rsidP="009B52AD">
      <w:pPr>
        <w:spacing w:after="0"/>
        <w:rPr>
          <w:sz w:val="18"/>
          <w:lang w:val="en-GB"/>
        </w:rPr>
      </w:pPr>
    </w:p>
    <w:p w14:paraId="0C1CAA28" w14:textId="42B87428" w:rsidR="0068380B" w:rsidRPr="00C61419" w:rsidRDefault="0068380B">
      <w:pPr>
        <w:spacing w:before="0" w:after="0"/>
        <w:jc w:val="left"/>
        <w:rPr>
          <w:sz w:val="18"/>
          <w:lang w:val="en-GB"/>
        </w:rPr>
      </w:pPr>
      <w:r w:rsidRPr="00C61419">
        <w:rPr>
          <w:sz w:val="18"/>
          <w:lang w:val="en-GB"/>
        </w:rPr>
        <w:br w:type="page"/>
      </w:r>
    </w:p>
    <w:p w14:paraId="394D0224" w14:textId="77777777" w:rsidR="0068380B" w:rsidRPr="00C61419" w:rsidRDefault="0068380B" w:rsidP="009B52AD">
      <w:pPr>
        <w:spacing w:after="0"/>
        <w:rPr>
          <w:sz w:val="18"/>
          <w:lang w:val="en-GB"/>
        </w:rPr>
      </w:pPr>
    </w:p>
    <w:p w14:paraId="7E7D0C46" w14:textId="77777777" w:rsidR="009B52AD" w:rsidRPr="00C61419" w:rsidRDefault="009B52AD" w:rsidP="009B52AD">
      <w:pPr>
        <w:spacing w:after="0"/>
        <w:rPr>
          <w:sz w:val="18"/>
          <w:lang w:val="en-GB"/>
        </w:rPr>
      </w:pPr>
      <w:r w:rsidRPr="00C61419">
        <w:rPr>
          <w:i/>
          <w:noProof/>
          <w:color w:val="808080" w:themeColor="background1" w:themeShade="80"/>
          <w:sz w:val="18"/>
          <w:szCs w:val="18"/>
          <w:lang w:val="en-GB" w:eastAsia="de-DE"/>
        </w:rPr>
        <mc:AlternateContent>
          <mc:Choice Requires="wps">
            <w:drawing>
              <wp:anchor distT="0" distB="0" distL="114300" distR="114300" simplePos="0" relativeHeight="251661312" behindDoc="0" locked="0" layoutInCell="1" allowOverlap="1" wp14:anchorId="2EB340EA" wp14:editId="2DCE1F76">
                <wp:simplePos x="0" y="0"/>
                <wp:positionH relativeFrom="column">
                  <wp:posOffset>5231130</wp:posOffset>
                </wp:positionH>
                <wp:positionV relativeFrom="paragraph">
                  <wp:posOffset>-84981</wp:posOffset>
                </wp:positionV>
                <wp:extent cx="447675" cy="452120"/>
                <wp:effectExtent l="0" t="0" r="28575" b="24130"/>
                <wp:wrapNone/>
                <wp:docPr id="29" name="Oval 28"/>
                <wp:cNvGraphicFramePr/>
                <a:graphic xmlns:a="http://schemas.openxmlformats.org/drawingml/2006/main">
                  <a:graphicData uri="http://schemas.microsoft.com/office/word/2010/wordprocessingShape">
                    <wps:wsp>
                      <wps:cNvSpPr/>
                      <wps:spPr>
                        <a:xfrm>
                          <a:off x="0" y="0"/>
                          <a:ext cx="447675" cy="452120"/>
                        </a:xfrm>
                        <a:prstGeom prst="ellipse">
                          <a:avLst/>
                        </a:prstGeom>
                        <a:solidFill>
                          <a:srgbClr val="339933"/>
                        </a:solidFill>
                        <a:ln>
                          <a:solidFill>
                            <a:srgbClr val="00808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0231E3DA" id="Oval 28" o:spid="_x0000_s1026" style="position:absolute;margin-left:411.9pt;margin-top:-6.7pt;width:35.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" fillcolor="#393" strokecolor="teal" strokeweight="2pt"/>
            </w:pict>
          </mc:Fallback>
        </mc:AlternateContent>
      </w:r>
    </w:p>
    <w:tbl>
      <w:tblPr>
        <w:tblStyle w:val="TableGridLight1"/>
        <w:tblW w:w="4865" w:type="pct"/>
        <w:tblInd w:w="250" w:type="dxa"/>
        <w:tblLayout w:type="fixed"/>
        <w:tblLook w:val="04A0" w:firstRow="1" w:lastRow="0" w:firstColumn="1" w:lastColumn="0" w:noHBand="0" w:noVBand="1"/>
      </w:tblPr>
      <w:tblGrid>
        <w:gridCol w:w="590"/>
        <w:gridCol w:w="1765"/>
        <w:gridCol w:w="1472"/>
        <w:gridCol w:w="5541"/>
      </w:tblGrid>
      <w:tr w:rsidR="009B52AD" w:rsidRPr="00C61419" w14:paraId="0828F1DD" w14:textId="77777777" w:rsidTr="00A055DC">
        <w:tc>
          <w:tcPr>
            <w:tcW w:w="561" w:type="dxa"/>
            <w:shd w:val="clear" w:color="auto" w:fill="339933"/>
            <w:vAlign w:val="center"/>
          </w:tcPr>
          <w:p w14:paraId="1E4CDBA8" w14:textId="77777777" w:rsidR="009B52AD" w:rsidRPr="00C61419" w:rsidRDefault="009B52AD" w:rsidP="00A055DC">
            <w:pPr>
              <w:spacing w:after="60"/>
              <w:jc w:val="center"/>
              <w:rPr>
                <w:b/>
                <w:szCs w:val="18"/>
                <w:lang w:val="en-GB"/>
              </w:rPr>
            </w:pPr>
            <w:r w:rsidRPr="00C61419">
              <w:rPr>
                <w:b/>
                <w:szCs w:val="18"/>
                <w:lang w:val="en-GB"/>
              </w:rPr>
              <w:t>3</w:t>
            </w:r>
          </w:p>
        </w:tc>
        <w:tc>
          <w:tcPr>
            <w:tcW w:w="8337" w:type="dxa"/>
            <w:gridSpan w:val="3"/>
            <w:shd w:val="clear" w:color="auto" w:fill="339933"/>
          </w:tcPr>
          <w:p w14:paraId="05938A2F" w14:textId="77777777" w:rsidR="009B52AD" w:rsidRPr="00C61419" w:rsidRDefault="009B52AD" w:rsidP="00A055DC">
            <w:pPr>
              <w:spacing w:after="60"/>
              <w:rPr>
                <w:b/>
                <w:i/>
                <w:smallCaps/>
                <w:szCs w:val="18"/>
                <w:lang w:val="en-GB"/>
              </w:rPr>
            </w:pPr>
            <w:r w:rsidRPr="00C61419">
              <w:rPr>
                <w:b/>
                <w:smallCaps/>
                <w:szCs w:val="18"/>
                <w:lang w:val="en-GB"/>
              </w:rPr>
              <w:t xml:space="preserve">Solver and Computational translation of the specifications </w:t>
            </w:r>
          </w:p>
        </w:tc>
      </w:tr>
      <w:tr w:rsidR="009B52AD" w:rsidRPr="00C61419" w14:paraId="474EB30D" w14:textId="77777777" w:rsidTr="00A055DC">
        <w:tc>
          <w:tcPr>
            <w:tcW w:w="561" w:type="dxa"/>
            <w:vAlign w:val="center"/>
          </w:tcPr>
          <w:p w14:paraId="25D35506" w14:textId="77777777" w:rsidR="009B52AD" w:rsidRPr="00C61419" w:rsidRDefault="009B52AD" w:rsidP="00A055DC">
            <w:pPr>
              <w:jc w:val="center"/>
              <w:rPr>
                <w:b/>
                <w:sz w:val="18"/>
                <w:szCs w:val="18"/>
                <w:lang w:val="en-GB"/>
              </w:rPr>
            </w:pPr>
            <w:r w:rsidRPr="00C61419">
              <w:rPr>
                <w:b/>
                <w:sz w:val="18"/>
                <w:szCs w:val="18"/>
                <w:lang w:val="en-GB"/>
              </w:rPr>
              <w:t>3.1</w:t>
            </w:r>
          </w:p>
        </w:tc>
        <w:tc>
          <w:tcPr>
            <w:tcW w:w="1676" w:type="dxa"/>
            <w:vAlign w:val="center"/>
          </w:tcPr>
          <w:p w14:paraId="37718153" w14:textId="77777777" w:rsidR="009B52AD" w:rsidRPr="00C61419" w:rsidRDefault="009B52AD" w:rsidP="00A055DC">
            <w:pPr>
              <w:jc w:val="right"/>
              <w:rPr>
                <w:b/>
                <w:smallCaps/>
                <w:sz w:val="18"/>
                <w:szCs w:val="18"/>
                <w:lang w:val="en-GB"/>
              </w:rPr>
            </w:pPr>
            <w:r w:rsidRPr="00C61419">
              <w:rPr>
                <w:b/>
                <w:smallCaps/>
                <w:sz w:val="18"/>
                <w:szCs w:val="18"/>
                <w:lang w:val="en-GB"/>
              </w:rPr>
              <w:t>Numerical Solver</w:t>
            </w:r>
          </w:p>
        </w:tc>
        <w:tc>
          <w:tcPr>
            <w:tcW w:w="6661" w:type="dxa"/>
            <w:gridSpan w:val="2"/>
          </w:tcPr>
          <w:p w14:paraId="187B2532" w14:textId="7CEDA7D4" w:rsidR="009E5A30" w:rsidRPr="00C61419" w:rsidRDefault="00D6301C" w:rsidP="00A055DC">
            <w:pPr>
              <w:rPr>
                <w:i/>
                <w:color w:val="808080" w:themeColor="background1" w:themeShade="80"/>
                <w:sz w:val="18"/>
                <w:szCs w:val="18"/>
                <w:lang w:val="en-GB"/>
              </w:rPr>
            </w:pPr>
            <w:r w:rsidRPr="00C61419">
              <w:rPr>
                <w:sz w:val="18"/>
                <w:szCs w:val="18"/>
                <w:lang w:val="en-GB"/>
              </w:rPr>
              <w:t xml:space="preserve">The solver </w:t>
            </w:r>
            <w:proofErr w:type="gramStart"/>
            <w:r w:rsidR="009B52AD" w:rsidRPr="00C61419">
              <w:rPr>
                <w:sz w:val="18"/>
                <w:szCs w:val="18"/>
                <w:lang w:val="en-GB"/>
              </w:rPr>
              <w:t>is based</w:t>
            </w:r>
            <w:proofErr w:type="gramEnd"/>
            <w:r w:rsidR="009B52AD" w:rsidRPr="00C61419">
              <w:rPr>
                <w:sz w:val="18"/>
                <w:szCs w:val="18"/>
                <w:lang w:val="en-GB"/>
              </w:rPr>
              <w:t xml:space="preserve"> on simultaneous solution of heat and mass (air and water vapour) transfer equations, by an iterative algorithm. The heat transfer through surfaces </w:t>
            </w:r>
            <w:proofErr w:type="gramStart"/>
            <w:r w:rsidR="009B52AD" w:rsidRPr="00C61419">
              <w:rPr>
                <w:sz w:val="18"/>
                <w:szCs w:val="18"/>
                <w:lang w:val="en-GB"/>
              </w:rPr>
              <w:t>is usually based</w:t>
            </w:r>
            <w:proofErr w:type="gramEnd"/>
            <w:r w:rsidR="009B52AD" w:rsidRPr="00C61419">
              <w:rPr>
                <w:sz w:val="18"/>
                <w:szCs w:val="18"/>
                <w:lang w:val="en-GB"/>
              </w:rPr>
              <w:t xml:space="preserve"> on conduction transfer functions, but conduction </w:t>
            </w:r>
            <w:r w:rsidRPr="00C61419">
              <w:rPr>
                <w:sz w:val="18"/>
                <w:szCs w:val="18"/>
                <w:lang w:val="en-GB"/>
              </w:rPr>
              <w:t>finite-</w:t>
            </w:r>
            <w:r w:rsidR="009B52AD" w:rsidRPr="00C61419">
              <w:rPr>
                <w:sz w:val="18"/>
                <w:szCs w:val="18"/>
                <w:lang w:val="en-GB"/>
              </w:rPr>
              <w:t>difference calculation scheme is available as well.</w:t>
            </w:r>
          </w:p>
        </w:tc>
      </w:tr>
      <w:tr w:rsidR="009B52AD" w:rsidRPr="00C61419" w14:paraId="009A8C17" w14:textId="77777777" w:rsidTr="00A055DC">
        <w:tc>
          <w:tcPr>
            <w:tcW w:w="561" w:type="dxa"/>
            <w:vAlign w:val="center"/>
          </w:tcPr>
          <w:p w14:paraId="3137C2EE" w14:textId="77777777" w:rsidR="009B52AD" w:rsidRPr="00C61419" w:rsidRDefault="009B52AD" w:rsidP="00A055DC">
            <w:pPr>
              <w:jc w:val="center"/>
              <w:rPr>
                <w:b/>
                <w:sz w:val="18"/>
                <w:szCs w:val="18"/>
                <w:lang w:val="en-GB"/>
              </w:rPr>
            </w:pPr>
            <w:r w:rsidRPr="00C61419">
              <w:rPr>
                <w:b/>
                <w:sz w:val="18"/>
                <w:szCs w:val="18"/>
                <w:lang w:val="en-GB"/>
              </w:rPr>
              <w:t>3.2</w:t>
            </w:r>
          </w:p>
        </w:tc>
        <w:tc>
          <w:tcPr>
            <w:tcW w:w="1676" w:type="dxa"/>
            <w:vAlign w:val="center"/>
          </w:tcPr>
          <w:p w14:paraId="433DE9B2" w14:textId="77777777" w:rsidR="009B52AD" w:rsidRPr="00C61419" w:rsidRDefault="009B52AD" w:rsidP="00A055DC">
            <w:pPr>
              <w:jc w:val="right"/>
              <w:rPr>
                <w:b/>
                <w:smallCaps/>
                <w:sz w:val="18"/>
                <w:szCs w:val="18"/>
                <w:lang w:val="en-GB"/>
              </w:rPr>
            </w:pPr>
            <w:r w:rsidRPr="00C61419">
              <w:rPr>
                <w:b/>
                <w:smallCaps/>
                <w:sz w:val="18"/>
                <w:szCs w:val="18"/>
                <w:lang w:val="en-GB"/>
              </w:rPr>
              <w:t>Software tool</w:t>
            </w:r>
          </w:p>
        </w:tc>
        <w:tc>
          <w:tcPr>
            <w:tcW w:w="6661" w:type="dxa"/>
            <w:gridSpan w:val="2"/>
          </w:tcPr>
          <w:p w14:paraId="393B2536" w14:textId="444C7D2E" w:rsidR="009B52AD" w:rsidRPr="00C61419" w:rsidRDefault="009B52AD" w:rsidP="00A055DC">
            <w:pPr>
              <w:tabs>
                <w:tab w:val="left" w:pos="1365"/>
              </w:tabs>
              <w:rPr>
                <w:sz w:val="18"/>
                <w:szCs w:val="18"/>
                <w:lang w:val="en-GB"/>
              </w:rPr>
            </w:pPr>
            <w:r w:rsidRPr="00C61419">
              <w:rPr>
                <w:sz w:val="18"/>
                <w:szCs w:val="18"/>
                <w:lang w:val="en-GB"/>
              </w:rPr>
              <w:t xml:space="preserve">Software </w:t>
            </w:r>
            <w:proofErr w:type="spellStart"/>
            <w:r w:rsidRPr="00C61419">
              <w:rPr>
                <w:sz w:val="18"/>
                <w:szCs w:val="18"/>
                <w:lang w:val="en-GB"/>
              </w:rPr>
              <w:t>EnergyPlus</w:t>
            </w:r>
            <w:proofErr w:type="spellEnd"/>
            <w:r w:rsidRPr="00C61419">
              <w:rPr>
                <w:sz w:val="18"/>
                <w:szCs w:val="18"/>
                <w:lang w:val="en-GB"/>
              </w:rPr>
              <w:t xml:space="preserve"> (https://energyplus.net/) for building energy simulation, which is free and </w:t>
            </w:r>
            <w:r w:rsidR="00D6301C" w:rsidRPr="00C61419">
              <w:rPr>
                <w:sz w:val="18"/>
                <w:szCs w:val="18"/>
                <w:lang w:val="en-GB"/>
              </w:rPr>
              <w:t>open-</w:t>
            </w:r>
            <w:r w:rsidRPr="00C61419">
              <w:rPr>
                <w:sz w:val="18"/>
                <w:szCs w:val="18"/>
                <w:lang w:val="en-GB"/>
              </w:rPr>
              <w:t>source software.</w:t>
            </w:r>
          </w:p>
          <w:p w14:paraId="2D0F5066" w14:textId="456B2FA4" w:rsidR="009B52AD" w:rsidRPr="00C61419" w:rsidRDefault="009B52AD" w:rsidP="00A055DC">
            <w:pPr>
              <w:tabs>
                <w:tab w:val="left" w:pos="1365"/>
              </w:tabs>
              <w:rPr>
                <w:sz w:val="18"/>
                <w:szCs w:val="18"/>
                <w:lang w:val="en-GB"/>
              </w:rPr>
            </w:pPr>
            <w:proofErr w:type="spellStart"/>
            <w:r w:rsidRPr="00C61419">
              <w:rPr>
                <w:sz w:val="18"/>
                <w:szCs w:val="18"/>
                <w:lang w:val="en-GB"/>
              </w:rPr>
              <w:t>EnergyPlus</w:t>
            </w:r>
            <w:proofErr w:type="spellEnd"/>
            <w:r w:rsidRPr="00C61419">
              <w:rPr>
                <w:sz w:val="18"/>
                <w:szCs w:val="18"/>
                <w:lang w:val="en-GB"/>
              </w:rPr>
              <w:t xml:space="preserve"> </w:t>
            </w:r>
            <w:proofErr w:type="gramStart"/>
            <w:r w:rsidRPr="00C61419">
              <w:rPr>
                <w:sz w:val="18"/>
                <w:szCs w:val="18"/>
                <w:lang w:val="en-GB"/>
              </w:rPr>
              <w:t>is funded by the U.S. Department of Energy’s (DOE) Building Technologies Office (BTO) and managed by the National Renewable Energy Laboratory (NREL)</w:t>
            </w:r>
            <w:proofErr w:type="gramEnd"/>
            <w:r w:rsidRPr="00C61419">
              <w:rPr>
                <w:sz w:val="18"/>
                <w:szCs w:val="18"/>
                <w:lang w:val="en-GB"/>
              </w:rPr>
              <w:t>.</w:t>
            </w:r>
          </w:p>
          <w:p w14:paraId="3F8C3358" w14:textId="3C0F8FEE" w:rsidR="009E5A30" w:rsidRPr="00C61419" w:rsidRDefault="009B52AD" w:rsidP="00A055DC">
            <w:pPr>
              <w:tabs>
                <w:tab w:val="left" w:pos="1365"/>
              </w:tabs>
              <w:rPr>
                <w:i/>
                <w:color w:val="808080" w:themeColor="background1" w:themeShade="80"/>
                <w:sz w:val="18"/>
                <w:szCs w:val="18"/>
                <w:lang w:val="en-GB"/>
              </w:rPr>
            </w:pPr>
            <w:proofErr w:type="spellStart"/>
            <w:r w:rsidRPr="00C61419">
              <w:rPr>
                <w:sz w:val="18"/>
                <w:szCs w:val="18"/>
                <w:lang w:val="en-GB"/>
              </w:rPr>
              <w:t>EnergyPlus</w:t>
            </w:r>
            <w:proofErr w:type="spellEnd"/>
            <w:r w:rsidRPr="00C61419">
              <w:rPr>
                <w:sz w:val="18"/>
                <w:szCs w:val="18"/>
                <w:lang w:val="en-GB"/>
              </w:rPr>
              <w:t xml:space="preserve"> </w:t>
            </w:r>
            <w:proofErr w:type="gramStart"/>
            <w:r w:rsidRPr="00C61419">
              <w:rPr>
                <w:sz w:val="18"/>
                <w:szCs w:val="18"/>
                <w:lang w:val="en-GB"/>
              </w:rPr>
              <w:t>is developed</w:t>
            </w:r>
            <w:proofErr w:type="gramEnd"/>
            <w:r w:rsidRPr="00C61419">
              <w:rPr>
                <w:sz w:val="18"/>
                <w:szCs w:val="18"/>
                <w:lang w:val="en-GB"/>
              </w:rPr>
              <w:t xml:space="preserve"> in collaboration with NREL, various DOE National Laboratories, academic institutions, and private firms.</w:t>
            </w:r>
          </w:p>
        </w:tc>
      </w:tr>
      <w:tr w:rsidR="009B52AD" w:rsidRPr="00C61419" w14:paraId="184A9CAA" w14:textId="77777777" w:rsidTr="00A055DC">
        <w:tc>
          <w:tcPr>
            <w:tcW w:w="561" w:type="dxa"/>
            <w:vAlign w:val="center"/>
          </w:tcPr>
          <w:p w14:paraId="43FD0F05" w14:textId="77777777" w:rsidR="009B52AD" w:rsidRPr="00C61419" w:rsidRDefault="009B52AD" w:rsidP="00A055DC">
            <w:pPr>
              <w:jc w:val="center"/>
              <w:rPr>
                <w:b/>
                <w:sz w:val="18"/>
                <w:szCs w:val="18"/>
                <w:lang w:val="en-GB"/>
              </w:rPr>
            </w:pPr>
            <w:r w:rsidRPr="00C61419">
              <w:rPr>
                <w:b/>
                <w:sz w:val="18"/>
                <w:szCs w:val="18"/>
                <w:lang w:val="en-GB"/>
              </w:rPr>
              <w:t>3.3</w:t>
            </w:r>
          </w:p>
        </w:tc>
        <w:tc>
          <w:tcPr>
            <w:tcW w:w="1676" w:type="dxa"/>
            <w:vAlign w:val="center"/>
          </w:tcPr>
          <w:p w14:paraId="5E36034A" w14:textId="77777777" w:rsidR="009B52AD" w:rsidRPr="00C61419" w:rsidRDefault="009B52AD" w:rsidP="00A055DC">
            <w:pPr>
              <w:jc w:val="right"/>
              <w:rPr>
                <w:b/>
                <w:smallCaps/>
                <w:sz w:val="18"/>
                <w:szCs w:val="18"/>
                <w:lang w:val="en-GB"/>
              </w:rPr>
            </w:pPr>
            <w:r w:rsidRPr="00C61419">
              <w:rPr>
                <w:b/>
                <w:smallCaps/>
                <w:sz w:val="18"/>
                <w:szCs w:val="18"/>
                <w:lang w:val="en-GB"/>
              </w:rPr>
              <w:t>Time step</w:t>
            </w:r>
          </w:p>
        </w:tc>
        <w:tc>
          <w:tcPr>
            <w:tcW w:w="6661" w:type="dxa"/>
            <w:gridSpan w:val="2"/>
          </w:tcPr>
          <w:p w14:paraId="59291655" w14:textId="3C115FC6" w:rsidR="009E5A30" w:rsidRPr="00C61419" w:rsidRDefault="009B52AD" w:rsidP="00A055DC">
            <w:pPr>
              <w:tabs>
                <w:tab w:val="left" w:pos="1365"/>
              </w:tabs>
              <w:rPr>
                <w:i/>
                <w:color w:val="808080" w:themeColor="background1" w:themeShade="80"/>
                <w:sz w:val="18"/>
                <w:szCs w:val="18"/>
                <w:lang w:val="en-GB"/>
              </w:rPr>
            </w:pPr>
            <w:r w:rsidRPr="00C61419">
              <w:rPr>
                <w:sz w:val="18"/>
                <w:szCs w:val="18"/>
                <w:lang w:val="en-GB"/>
              </w:rPr>
              <w:t>The time step for the solution of the energy balance for the whole building may vary from 1 minute to 1 hour, in terms of (integer) number of time steps per hour.</w:t>
            </w:r>
          </w:p>
        </w:tc>
      </w:tr>
      <w:tr w:rsidR="009B52AD" w:rsidRPr="00C61419" w14:paraId="772AA0E8" w14:textId="77777777" w:rsidTr="00A055DC">
        <w:tc>
          <w:tcPr>
            <w:tcW w:w="561" w:type="dxa"/>
            <w:vAlign w:val="center"/>
          </w:tcPr>
          <w:p w14:paraId="0168DAD0" w14:textId="77777777" w:rsidR="009B52AD" w:rsidRPr="00C61419" w:rsidRDefault="009B52AD" w:rsidP="00A055DC">
            <w:pPr>
              <w:jc w:val="center"/>
              <w:rPr>
                <w:b/>
                <w:sz w:val="18"/>
                <w:szCs w:val="18"/>
                <w:lang w:val="en-GB"/>
              </w:rPr>
            </w:pPr>
            <w:r w:rsidRPr="00C61419">
              <w:rPr>
                <w:b/>
                <w:sz w:val="18"/>
                <w:szCs w:val="18"/>
                <w:lang w:val="en-GB"/>
              </w:rPr>
              <w:t>3.4</w:t>
            </w:r>
          </w:p>
        </w:tc>
        <w:tc>
          <w:tcPr>
            <w:tcW w:w="1676" w:type="dxa"/>
            <w:vAlign w:val="center"/>
          </w:tcPr>
          <w:p w14:paraId="2E9F01C1" w14:textId="77777777" w:rsidR="009B52AD" w:rsidRPr="00C61419" w:rsidRDefault="009B52AD" w:rsidP="00A055DC">
            <w:pPr>
              <w:rPr>
                <w:i/>
                <w:color w:val="808080" w:themeColor="background1" w:themeShade="80"/>
                <w:sz w:val="18"/>
                <w:szCs w:val="18"/>
                <w:lang w:val="en-GB"/>
              </w:rPr>
            </w:pPr>
            <w:r w:rsidRPr="00C61419">
              <w:rPr>
                <w:b/>
                <w:smallCaps/>
                <w:sz w:val="18"/>
                <w:szCs w:val="18"/>
                <w:lang w:val="en-GB"/>
              </w:rPr>
              <w:t>Computational Representation</w:t>
            </w:r>
            <w:r w:rsidRPr="00C61419">
              <w:rPr>
                <w:i/>
                <w:color w:val="808080" w:themeColor="background1" w:themeShade="80"/>
                <w:sz w:val="18"/>
                <w:szCs w:val="18"/>
                <w:lang w:val="en-GB"/>
              </w:rPr>
              <w:t xml:space="preserve"> </w:t>
            </w:r>
          </w:p>
          <w:p w14:paraId="251318B1" w14:textId="77777777" w:rsidR="009B52AD" w:rsidRPr="00C61419" w:rsidRDefault="009B52AD" w:rsidP="00A055DC">
            <w:pPr>
              <w:jc w:val="right"/>
              <w:rPr>
                <w:b/>
                <w:smallCaps/>
                <w:sz w:val="18"/>
                <w:szCs w:val="18"/>
                <w:lang w:val="en-GB"/>
              </w:rPr>
            </w:pPr>
          </w:p>
        </w:tc>
        <w:tc>
          <w:tcPr>
            <w:tcW w:w="1398" w:type="dxa"/>
          </w:tcPr>
          <w:p w14:paraId="68A6F988" w14:textId="77777777" w:rsidR="009B52AD" w:rsidRPr="00C61419" w:rsidRDefault="009B52AD" w:rsidP="00A055DC">
            <w:pPr>
              <w:jc w:val="right"/>
              <w:rPr>
                <w:b/>
                <w:smallCaps/>
                <w:sz w:val="18"/>
                <w:szCs w:val="18"/>
                <w:lang w:val="en-GB"/>
              </w:rPr>
            </w:pPr>
            <w:r w:rsidRPr="00C61419">
              <w:rPr>
                <w:b/>
                <w:smallCaps/>
                <w:sz w:val="18"/>
                <w:szCs w:val="18"/>
                <w:lang w:val="en-GB"/>
              </w:rPr>
              <w:t>Physics Equation, Material Relations, Material</w:t>
            </w:r>
          </w:p>
        </w:tc>
        <w:tc>
          <w:tcPr>
            <w:tcW w:w="5263" w:type="dxa"/>
          </w:tcPr>
          <w:p w14:paraId="68BFB394" w14:textId="77777777" w:rsidR="009B52AD" w:rsidRPr="00C61419" w:rsidRDefault="009B52AD" w:rsidP="00A055DC">
            <w:pPr>
              <w:tabs>
                <w:tab w:val="left" w:pos="1365"/>
              </w:tabs>
              <w:rPr>
                <w:sz w:val="18"/>
                <w:szCs w:val="18"/>
                <w:lang w:val="en-GB"/>
              </w:rPr>
            </w:pPr>
            <w:r w:rsidRPr="00C61419">
              <w:rPr>
                <w:sz w:val="18"/>
                <w:szCs w:val="18"/>
                <w:lang w:val="en-GB"/>
              </w:rPr>
              <w:t xml:space="preserve">Calculations based on discrete representations of surfaces, air nodes, HVAC system nodes and HVAC system components. The scheme of </w:t>
            </w:r>
            <w:proofErr w:type="spellStart"/>
            <w:r w:rsidRPr="00C61419">
              <w:rPr>
                <w:sz w:val="18"/>
                <w:szCs w:val="18"/>
                <w:lang w:val="en-GB"/>
              </w:rPr>
              <w:t>EnergyPlus</w:t>
            </w:r>
            <w:proofErr w:type="spellEnd"/>
            <w:r w:rsidRPr="00C61419">
              <w:rPr>
                <w:sz w:val="18"/>
                <w:szCs w:val="18"/>
                <w:lang w:val="en-GB"/>
              </w:rPr>
              <w:t xml:space="preserve"> calculations </w:t>
            </w:r>
            <w:proofErr w:type="gramStart"/>
            <w:r w:rsidRPr="00C61419">
              <w:rPr>
                <w:sz w:val="18"/>
                <w:szCs w:val="18"/>
                <w:lang w:val="en-GB"/>
              </w:rPr>
              <w:t>is given</w:t>
            </w:r>
            <w:proofErr w:type="gramEnd"/>
            <w:r w:rsidRPr="00C61419">
              <w:rPr>
                <w:sz w:val="18"/>
                <w:szCs w:val="18"/>
                <w:lang w:val="en-GB"/>
              </w:rPr>
              <w:t xml:space="preserve"> below.</w:t>
            </w:r>
          </w:p>
          <w:p w14:paraId="1D591CC5" w14:textId="77777777" w:rsidR="009B52AD" w:rsidRPr="00C61419" w:rsidRDefault="009B52AD" w:rsidP="00A055DC">
            <w:pPr>
              <w:tabs>
                <w:tab w:val="left" w:pos="1365"/>
              </w:tabs>
              <w:rPr>
                <w:i/>
                <w:color w:val="808080" w:themeColor="background1" w:themeShade="80"/>
                <w:sz w:val="12"/>
                <w:szCs w:val="18"/>
                <w:lang w:val="en-GB"/>
              </w:rPr>
            </w:pPr>
            <w:r w:rsidRPr="00C61419">
              <w:rPr>
                <w:noProof/>
                <w:lang w:val="en-GB" w:eastAsia="de-DE"/>
              </w:rPr>
              <w:drawing>
                <wp:inline distT="0" distB="0" distL="0" distR="0" wp14:anchorId="5799AC29" wp14:editId="3D6E86DF">
                  <wp:extent cx="3071196" cy="1470121"/>
                  <wp:effectExtent l="0" t="0" r="0" b="0"/>
                  <wp:docPr id="15" name="Immagine 15" descr="Risultati immagini per energyplus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energyplus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02" cy="1473858"/>
                          </a:xfrm>
                          <a:prstGeom prst="rect">
                            <a:avLst/>
                          </a:prstGeom>
                          <a:noFill/>
                          <a:ln>
                            <a:noFill/>
                          </a:ln>
                        </pic:spPr>
                      </pic:pic>
                    </a:graphicData>
                  </a:graphic>
                </wp:inline>
              </w:drawing>
            </w:r>
          </w:p>
          <w:p w14:paraId="7EB16989" w14:textId="77777777" w:rsidR="009B52AD" w:rsidRPr="00C61419" w:rsidRDefault="009B52AD" w:rsidP="00A055DC">
            <w:pPr>
              <w:tabs>
                <w:tab w:val="left" w:pos="1365"/>
              </w:tabs>
              <w:rPr>
                <w:i/>
                <w:color w:val="808080" w:themeColor="background1" w:themeShade="80"/>
                <w:sz w:val="12"/>
                <w:szCs w:val="18"/>
                <w:lang w:val="en-GB"/>
              </w:rPr>
            </w:pPr>
            <w:r w:rsidRPr="00C61419">
              <w:rPr>
                <w:i/>
                <w:color w:val="808080" w:themeColor="background1" w:themeShade="80"/>
                <w:sz w:val="12"/>
                <w:szCs w:val="18"/>
                <w:lang w:val="en-GB"/>
              </w:rPr>
              <w:t>Source: https://energyplus.net/</w:t>
            </w:r>
          </w:p>
        </w:tc>
      </w:tr>
      <w:tr w:rsidR="009B52AD" w:rsidRPr="00C61419" w14:paraId="4E76080C" w14:textId="77777777" w:rsidTr="00397082">
        <w:trPr>
          <w:trHeight w:val="2253"/>
        </w:trPr>
        <w:tc>
          <w:tcPr>
            <w:tcW w:w="561" w:type="dxa"/>
            <w:vAlign w:val="center"/>
          </w:tcPr>
          <w:p w14:paraId="396BD31A" w14:textId="77777777" w:rsidR="009B52AD" w:rsidRPr="00C61419" w:rsidRDefault="009B52AD" w:rsidP="00A055DC">
            <w:pPr>
              <w:jc w:val="center"/>
              <w:rPr>
                <w:b/>
                <w:sz w:val="18"/>
                <w:szCs w:val="18"/>
                <w:lang w:val="en-GB"/>
              </w:rPr>
            </w:pPr>
            <w:r w:rsidRPr="00C61419">
              <w:rPr>
                <w:b/>
                <w:sz w:val="18"/>
                <w:szCs w:val="18"/>
                <w:lang w:val="en-GB"/>
              </w:rPr>
              <w:t>3.5</w:t>
            </w:r>
          </w:p>
        </w:tc>
        <w:tc>
          <w:tcPr>
            <w:tcW w:w="1676" w:type="dxa"/>
            <w:vAlign w:val="center"/>
          </w:tcPr>
          <w:p w14:paraId="788E58CB" w14:textId="77777777" w:rsidR="009B52AD" w:rsidRPr="00C61419" w:rsidRDefault="009B52AD" w:rsidP="00A055DC">
            <w:pPr>
              <w:jc w:val="right"/>
              <w:rPr>
                <w:b/>
                <w:smallCaps/>
                <w:sz w:val="18"/>
                <w:szCs w:val="18"/>
                <w:lang w:val="en-GB"/>
              </w:rPr>
            </w:pPr>
            <w:r w:rsidRPr="00C61419">
              <w:rPr>
                <w:b/>
                <w:smallCaps/>
                <w:sz w:val="18"/>
                <w:szCs w:val="18"/>
                <w:lang w:val="en-GB"/>
              </w:rPr>
              <w:t xml:space="preserve">Computational boundary conditions </w:t>
            </w:r>
          </w:p>
        </w:tc>
        <w:tc>
          <w:tcPr>
            <w:tcW w:w="6661" w:type="dxa"/>
            <w:gridSpan w:val="2"/>
          </w:tcPr>
          <w:p w14:paraId="07F16779" w14:textId="77777777" w:rsidR="009B52AD" w:rsidRPr="00C61419" w:rsidRDefault="009B52AD" w:rsidP="00A055DC">
            <w:pPr>
              <w:tabs>
                <w:tab w:val="left" w:pos="1365"/>
              </w:tabs>
              <w:rPr>
                <w:sz w:val="18"/>
                <w:szCs w:val="18"/>
                <w:lang w:val="en-GB"/>
              </w:rPr>
            </w:pPr>
            <w:r w:rsidRPr="00C61419">
              <w:rPr>
                <w:sz w:val="18"/>
                <w:szCs w:val="18"/>
                <w:lang w:val="en-GB"/>
              </w:rPr>
              <w:t>Boundary conditions relate to:</w:t>
            </w:r>
          </w:p>
          <w:p w14:paraId="531B4D05" w14:textId="77777777" w:rsidR="009B52AD" w:rsidRPr="00C61419" w:rsidRDefault="009B52AD" w:rsidP="009B52AD">
            <w:pPr>
              <w:pStyle w:val="Listenabsatz"/>
              <w:numPr>
                <w:ilvl w:val="0"/>
                <w:numId w:val="9"/>
              </w:numPr>
              <w:tabs>
                <w:tab w:val="left" w:pos="1365"/>
              </w:tabs>
              <w:spacing w:before="0" w:after="0"/>
              <w:contextualSpacing/>
              <w:jc w:val="left"/>
              <w:rPr>
                <w:sz w:val="18"/>
                <w:szCs w:val="18"/>
                <w:lang w:val="en-GB"/>
              </w:rPr>
            </w:pPr>
            <w:r w:rsidRPr="00C61419">
              <w:rPr>
                <w:sz w:val="18"/>
                <w:szCs w:val="18"/>
                <w:lang w:val="en-GB"/>
              </w:rPr>
              <w:t>Weather</w:t>
            </w:r>
          </w:p>
          <w:p w14:paraId="59669E45" w14:textId="037BB95B" w:rsidR="009B52AD" w:rsidRPr="00C61419" w:rsidRDefault="009B52AD" w:rsidP="009B52AD">
            <w:pPr>
              <w:pStyle w:val="Listenabsatz"/>
              <w:numPr>
                <w:ilvl w:val="0"/>
                <w:numId w:val="9"/>
              </w:numPr>
              <w:tabs>
                <w:tab w:val="left" w:pos="1365"/>
              </w:tabs>
              <w:spacing w:before="0" w:after="0"/>
              <w:contextualSpacing/>
              <w:jc w:val="left"/>
              <w:rPr>
                <w:sz w:val="18"/>
                <w:szCs w:val="18"/>
                <w:lang w:val="en-GB"/>
              </w:rPr>
            </w:pPr>
            <w:r w:rsidRPr="00C61419">
              <w:rPr>
                <w:sz w:val="18"/>
                <w:szCs w:val="18"/>
                <w:lang w:val="en-GB"/>
              </w:rPr>
              <w:t xml:space="preserve">Occupants’ behaviour, including </w:t>
            </w:r>
            <w:r w:rsidR="00D6301C" w:rsidRPr="00C61419">
              <w:rPr>
                <w:sz w:val="18"/>
                <w:szCs w:val="18"/>
                <w:lang w:val="en-GB"/>
              </w:rPr>
              <w:t xml:space="preserve">the </w:t>
            </w:r>
            <w:r w:rsidRPr="00C61419">
              <w:rPr>
                <w:sz w:val="18"/>
                <w:szCs w:val="18"/>
                <w:lang w:val="en-GB"/>
              </w:rPr>
              <w:t>use of electrical devices, lights, hot water,… as well as thermostat and humidistat settings</w:t>
            </w:r>
          </w:p>
          <w:p w14:paraId="50D294A8" w14:textId="77777777" w:rsidR="009B52AD" w:rsidRPr="00C61419" w:rsidRDefault="009B52AD" w:rsidP="009B52AD">
            <w:pPr>
              <w:pStyle w:val="Listenabsatz"/>
              <w:numPr>
                <w:ilvl w:val="0"/>
                <w:numId w:val="9"/>
              </w:numPr>
              <w:tabs>
                <w:tab w:val="left" w:pos="1365"/>
              </w:tabs>
              <w:spacing w:before="0" w:after="0"/>
              <w:contextualSpacing/>
              <w:jc w:val="left"/>
              <w:rPr>
                <w:sz w:val="18"/>
                <w:szCs w:val="18"/>
                <w:lang w:val="en-GB"/>
              </w:rPr>
            </w:pPr>
            <w:r w:rsidRPr="00C61419">
              <w:rPr>
                <w:sz w:val="18"/>
                <w:szCs w:val="18"/>
                <w:lang w:val="en-GB"/>
              </w:rPr>
              <w:t>Ventilation requirements</w:t>
            </w:r>
          </w:p>
          <w:p w14:paraId="399DD7D5"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HVAC control strategies</w:t>
            </w:r>
          </w:p>
          <w:p w14:paraId="776DE84F" w14:textId="0193FF42" w:rsidR="009E5A30" w:rsidRPr="00C61419" w:rsidRDefault="009B52AD" w:rsidP="00397082">
            <w:pPr>
              <w:pStyle w:val="Listenabsatz"/>
              <w:numPr>
                <w:ilvl w:val="0"/>
                <w:numId w:val="9"/>
              </w:numPr>
              <w:spacing w:before="0" w:after="0"/>
              <w:contextualSpacing/>
              <w:jc w:val="left"/>
              <w:rPr>
                <w:color w:val="808080" w:themeColor="background1" w:themeShade="80"/>
                <w:lang w:val="en-GB"/>
              </w:rPr>
            </w:pPr>
            <w:r w:rsidRPr="00C61419">
              <w:rPr>
                <w:sz w:val="18"/>
                <w:szCs w:val="18"/>
                <w:lang w:val="en-GB"/>
              </w:rPr>
              <w:t>Presence of particular environments adjacent to the simulated ones, such as ground, adiabatic surfaces or surfaces adjacent to rooms with imposed temperature.</w:t>
            </w:r>
          </w:p>
        </w:tc>
      </w:tr>
      <w:tr w:rsidR="009B52AD" w:rsidRPr="00C61419" w14:paraId="4F14C25C" w14:textId="77777777" w:rsidTr="00A055DC">
        <w:tc>
          <w:tcPr>
            <w:tcW w:w="561" w:type="dxa"/>
            <w:vAlign w:val="center"/>
          </w:tcPr>
          <w:p w14:paraId="211F9D30" w14:textId="77777777" w:rsidR="009B52AD" w:rsidRPr="00C61419" w:rsidRDefault="009B52AD" w:rsidP="00A055DC">
            <w:pPr>
              <w:jc w:val="center"/>
              <w:rPr>
                <w:b/>
                <w:sz w:val="18"/>
                <w:szCs w:val="18"/>
                <w:lang w:val="en-GB"/>
              </w:rPr>
            </w:pPr>
            <w:r w:rsidRPr="00C61419">
              <w:rPr>
                <w:b/>
                <w:sz w:val="18"/>
                <w:szCs w:val="18"/>
                <w:lang w:val="en-GB"/>
              </w:rPr>
              <w:t>3.6</w:t>
            </w:r>
          </w:p>
        </w:tc>
        <w:tc>
          <w:tcPr>
            <w:tcW w:w="1676" w:type="dxa"/>
            <w:vAlign w:val="center"/>
          </w:tcPr>
          <w:p w14:paraId="54DDF255" w14:textId="77777777" w:rsidR="009B52AD" w:rsidRPr="00C61419" w:rsidRDefault="009B52AD" w:rsidP="00A055DC">
            <w:pPr>
              <w:jc w:val="right"/>
              <w:rPr>
                <w:b/>
                <w:smallCaps/>
                <w:sz w:val="18"/>
                <w:szCs w:val="18"/>
                <w:lang w:val="en-GB"/>
              </w:rPr>
            </w:pPr>
            <w:r w:rsidRPr="00C61419">
              <w:rPr>
                <w:b/>
                <w:smallCaps/>
                <w:sz w:val="18"/>
                <w:szCs w:val="18"/>
                <w:lang w:val="en-GB"/>
              </w:rPr>
              <w:t>additional Solver Parameters</w:t>
            </w:r>
          </w:p>
        </w:tc>
        <w:tc>
          <w:tcPr>
            <w:tcW w:w="6661" w:type="dxa"/>
            <w:gridSpan w:val="2"/>
          </w:tcPr>
          <w:p w14:paraId="61A6940C" w14:textId="25B42FAA" w:rsidR="009B52AD" w:rsidRPr="00C61419" w:rsidRDefault="009B52AD" w:rsidP="00A055DC">
            <w:pPr>
              <w:rPr>
                <w:sz w:val="18"/>
                <w:szCs w:val="18"/>
                <w:lang w:val="en-GB"/>
              </w:rPr>
            </w:pPr>
            <w:r w:rsidRPr="00C61419">
              <w:rPr>
                <w:sz w:val="18"/>
                <w:szCs w:val="18"/>
                <w:lang w:val="en-GB"/>
              </w:rPr>
              <w:t xml:space="preserve">The main additional solver parameters consist </w:t>
            </w:r>
            <w:r w:rsidR="00D6301C" w:rsidRPr="00C61419">
              <w:rPr>
                <w:sz w:val="18"/>
                <w:szCs w:val="18"/>
                <w:lang w:val="en-GB"/>
              </w:rPr>
              <w:t>of</w:t>
            </w:r>
            <w:r w:rsidRPr="00C61419">
              <w:rPr>
                <w:sz w:val="18"/>
                <w:szCs w:val="18"/>
                <w:lang w:val="en-GB"/>
              </w:rPr>
              <w:t>:</w:t>
            </w:r>
          </w:p>
          <w:p w14:paraId="4E8A8326"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Loads Convergence Tolerance Value [%]:</w:t>
            </w:r>
          </w:p>
          <w:p w14:paraId="32D62D23"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0.0001</w:t>
            </w:r>
          </w:p>
          <w:p w14:paraId="5D8E5382"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Max: 0.5</w:t>
            </w:r>
          </w:p>
          <w:p w14:paraId="38267A1E"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Temperature Convergence Tolerance Value [K]:</w:t>
            </w:r>
          </w:p>
          <w:p w14:paraId="3727AD36"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0.0001</w:t>
            </w:r>
          </w:p>
          <w:p w14:paraId="082CC211"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Max: 0.5</w:t>
            </w:r>
          </w:p>
          <w:p w14:paraId="381DCAA9"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Minimum Number of Warmup Days [days]:</w:t>
            </w:r>
          </w:p>
          <w:p w14:paraId="69F48FFB"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25</w:t>
            </w:r>
          </w:p>
          <w:p w14:paraId="6644812C"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 xml:space="preserve">Maximum Number of Warmup Days [days]: </w:t>
            </w:r>
          </w:p>
          <w:p w14:paraId="6D1C71E3"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6</w:t>
            </w:r>
          </w:p>
          <w:p w14:paraId="774A09CC"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Shadow Calculation – Calculation Frequency [days]:</w:t>
            </w:r>
          </w:p>
          <w:p w14:paraId="6E66CC85"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1</w:t>
            </w:r>
          </w:p>
          <w:p w14:paraId="78C0FC6E"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Max: 31</w:t>
            </w:r>
          </w:p>
          <w:p w14:paraId="1EA0FA61"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 xml:space="preserve">Minimum System </w:t>
            </w:r>
            <w:proofErr w:type="spellStart"/>
            <w:r w:rsidRPr="00C61419">
              <w:rPr>
                <w:sz w:val="18"/>
                <w:szCs w:val="18"/>
                <w:lang w:val="en-GB"/>
              </w:rPr>
              <w:t>Timestep</w:t>
            </w:r>
            <w:proofErr w:type="spellEnd"/>
            <w:r w:rsidRPr="00C61419">
              <w:rPr>
                <w:sz w:val="18"/>
                <w:szCs w:val="18"/>
                <w:lang w:val="en-GB"/>
              </w:rPr>
              <w:t xml:space="preserve"> [1/h]:</w:t>
            </w:r>
          </w:p>
          <w:p w14:paraId="20B21CCE"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lastRenderedPageBreak/>
              <w:t>Min: 0</w:t>
            </w:r>
          </w:p>
          <w:p w14:paraId="6C07BBD6"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Max: 60</w:t>
            </w:r>
          </w:p>
          <w:p w14:paraId="7FBDF900"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Maximum HVAC Iterations [min]:</w:t>
            </w:r>
          </w:p>
          <w:p w14:paraId="3606635F"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1</w:t>
            </w:r>
          </w:p>
          <w:p w14:paraId="2E1EFC6B" w14:textId="77777777" w:rsidR="009B52AD" w:rsidRPr="00C61419" w:rsidRDefault="009B52AD" w:rsidP="009B52AD">
            <w:pPr>
              <w:pStyle w:val="Listenabsatz"/>
              <w:numPr>
                <w:ilvl w:val="0"/>
                <w:numId w:val="9"/>
              </w:numPr>
              <w:spacing w:before="0" w:after="0"/>
              <w:contextualSpacing/>
              <w:jc w:val="left"/>
              <w:rPr>
                <w:lang w:val="en-GB"/>
              </w:rPr>
            </w:pPr>
            <w:r w:rsidRPr="00C61419">
              <w:rPr>
                <w:sz w:val="18"/>
                <w:szCs w:val="18"/>
                <w:lang w:val="en-GB"/>
              </w:rPr>
              <w:t>Minimum Plant Iterations [min]:</w:t>
            </w:r>
          </w:p>
          <w:p w14:paraId="75C66498" w14:textId="77777777" w:rsidR="009B52AD" w:rsidRPr="00C61419" w:rsidRDefault="009B52AD" w:rsidP="009B52AD">
            <w:pPr>
              <w:pStyle w:val="Listenabsatz"/>
              <w:numPr>
                <w:ilvl w:val="1"/>
                <w:numId w:val="9"/>
              </w:numPr>
              <w:spacing w:before="0" w:after="0"/>
              <w:contextualSpacing/>
              <w:jc w:val="left"/>
              <w:rPr>
                <w:sz w:val="18"/>
                <w:szCs w:val="18"/>
                <w:lang w:val="en-GB"/>
              </w:rPr>
            </w:pPr>
            <w:r w:rsidRPr="00C61419">
              <w:rPr>
                <w:sz w:val="18"/>
                <w:szCs w:val="18"/>
                <w:lang w:val="en-GB"/>
              </w:rPr>
              <w:t>Min: 1</w:t>
            </w:r>
          </w:p>
          <w:p w14:paraId="570DFF3F" w14:textId="77777777" w:rsidR="009B52AD" w:rsidRPr="00C61419" w:rsidRDefault="009B52AD" w:rsidP="009B52AD">
            <w:pPr>
              <w:pStyle w:val="Listenabsatz"/>
              <w:numPr>
                <w:ilvl w:val="0"/>
                <w:numId w:val="9"/>
              </w:numPr>
              <w:spacing w:before="0" w:after="0"/>
              <w:contextualSpacing/>
              <w:jc w:val="left"/>
              <w:rPr>
                <w:sz w:val="18"/>
                <w:szCs w:val="18"/>
                <w:lang w:val="en-GB"/>
              </w:rPr>
            </w:pPr>
            <w:r w:rsidRPr="00C61419">
              <w:rPr>
                <w:sz w:val="18"/>
                <w:szCs w:val="18"/>
                <w:lang w:val="en-GB"/>
              </w:rPr>
              <w:t>Maximum Plant Iterations [-]:</w:t>
            </w:r>
          </w:p>
          <w:p w14:paraId="4F06009B" w14:textId="77777777" w:rsidR="009B52AD" w:rsidRPr="00C61419" w:rsidRDefault="009B52AD" w:rsidP="009B52AD">
            <w:pPr>
              <w:pStyle w:val="Listenabsatz"/>
              <w:numPr>
                <w:ilvl w:val="1"/>
                <w:numId w:val="9"/>
              </w:numPr>
              <w:spacing w:before="0" w:after="0"/>
              <w:contextualSpacing/>
              <w:jc w:val="left"/>
              <w:rPr>
                <w:lang w:val="en-GB"/>
              </w:rPr>
            </w:pPr>
            <w:r w:rsidRPr="00C61419">
              <w:rPr>
                <w:sz w:val="18"/>
                <w:szCs w:val="18"/>
                <w:lang w:val="en-GB"/>
              </w:rPr>
              <w:t>Min: 2</w:t>
            </w:r>
          </w:p>
          <w:p w14:paraId="345229A7" w14:textId="0C955871" w:rsidR="009E5A30" w:rsidRPr="00C61419" w:rsidRDefault="009B52AD" w:rsidP="00A055DC">
            <w:pPr>
              <w:rPr>
                <w:lang w:val="en-GB"/>
              </w:rPr>
            </w:pPr>
            <w:r w:rsidRPr="00C61419">
              <w:rPr>
                <w:rFonts w:eastAsia="Times New Roman"/>
                <w:sz w:val="18"/>
                <w:szCs w:val="18"/>
                <w:lang w:val="en-GB"/>
              </w:rPr>
              <w:t xml:space="preserve">In addition, more parameters </w:t>
            </w:r>
            <w:proofErr w:type="gramStart"/>
            <w:r w:rsidRPr="00C61419">
              <w:rPr>
                <w:rFonts w:eastAsia="Times New Roman"/>
                <w:sz w:val="18"/>
                <w:szCs w:val="18"/>
                <w:lang w:val="en-GB"/>
              </w:rPr>
              <w:t>are considered</w:t>
            </w:r>
            <w:proofErr w:type="gramEnd"/>
            <w:r w:rsidRPr="00C61419">
              <w:rPr>
                <w:rFonts w:eastAsia="Times New Roman"/>
                <w:sz w:val="18"/>
                <w:szCs w:val="18"/>
                <w:lang w:val="en-GB"/>
              </w:rPr>
              <w:t xml:space="preserve"> for specific elements or HVAC components.</w:t>
            </w:r>
          </w:p>
        </w:tc>
      </w:tr>
    </w:tbl>
    <w:p w14:paraId="6981E1E7" w14:textId="0886D8F4" w:rsidR="009E5A30" w:rsidRPr="00C61419" w:rsidRDefault="009E5A30" w:rsidP="009E5A30">
      <w:pPr>
        <w:rPr>
          <w:sz w:val="18"/>
          <w:szCs w:val="18"/>
          <w:lang w:val="en-GB"/>
        </w:rPr>
      </w:pPr>
    </w:p>
    <w:tbl>
      <w:tblPr>
        <w:tblStyle w:val="TableGridLight1"/>
        <w:tblW w:w="4855" w:type="pct"/>
        <w:tblInd w:w="279" w:type="dxa"/>
        <w:tblLayout w:type="fixed"/>
        <w:tblLook w:val="04A0" w:firstRow="1" w:lastRow="0" w:firstColumn="1" w:lastColumn="0" w:noHBand="0" w:noVBand="1"/>
      </w:tblPr>
      <w:tblGrid>
        <w:gridCol w:w="567"/>
        <w:gridCol w:w="1701"/>
        <w:gridCol w:w="7081"/>
      </w:tblGrid>
      <w:tr w:rsidR="009E5A30" w:rsidRPr="00C61419" w14:paraId="393921A2" w14:textId="77777777" w:rsidTr="00B0785D">
        <w:trPr>
          <w:trHeight w:val="571"/>
        </w:trPr>
        <w:tc>
          <w:tcPr>
            <w:tcW w:w="567" w:type="dxa"/>
            <w:shd w:val="clear" w:color="auto" w:fill="CCFFCC"/>
            <w:vAlign w:val="center"/>
          </w:tcPr>
          <w:p w14:paraId="36C4555A" w14:textId="77777777" w:rsidR="009E5A30" w:rsidRPr="00C61419" w:rsidRDefault="009E5A30" w:rsidP="00A055DC">
            <w:pPr>
              <w:spacing w:after="60"/>
              <w:jc w:val="center"/>
              <w:rPr>
                <w:b/>
                <w:szCs w:val="18"/>
                <w:lang w:val="en-GB" w:eastAsia="it-IT"/>
              </w:rPr>
            </w:pPr>
            <w:r w:rsidRPr="00C61419">
              <w:rPr>
                <w:b/>
                <w:szCs w:val="18"/>
                <w:lang w:val="en-GB" w:eastAsia="it-IT"/>
              </w:rPr>
              <w:t>4</w:t>
            </w:r>
          </w:p>
        </w:tc>
        <w:tc>
          <w:tcPr>
            <w:tcW w:w="8782" w:type="dxa"/>
            <w:gridSpan w:val="2"/>
            <w:shd w:val="clear" w:color="auto" w:fill="CCFFCC"/>
            <w:vAlign w:val="center"/>
          </w:tcPr>
          <w:p w14:paraId="250B2FE5" w14:textId="0CE615AC" w:rsidR="009E5A30" w:rsidRPr="00C61419" w:rsidRDefault="006C4E34" w:rsidP="00A055DC">
            <w:pPr>
              <w:spacing w:after="60"/>
              <w:rPr>
                <w:b/>
                <w:i/>
                <w:smallCaps/>
                <w:szCs w:val="18"/>
                <w:lang w:val="en-GB"/>
              </w:rPr>
            </w:pPr>
            <w:r w:rsidRPr="00C61419">
              <w:rPr>
                <w:b/>
                <w:noProof/>
                <w:sz w:val="18"/>
                <w:szCs w:val="18"/>
                <w:lang w:val="en-GB" w:eastAsia="de-DE"/>
              </w:rPr>
              <mc:AlternateContent>
                <mc:Choice Requires="wps">
                  <w:drawing>
                    <wp:anchor distT="0" distB="0" distL="114300" distR="114300" simplePos="0" relativeHeight="251663360" behindDoc="0" locked="0" layoutInCell="1" allowOverlap="1" wp14:anchorId="50289B6A" wp14:editId="38DBC076">
                      <wp:simplePos x="0" y="0"/>
                      <wp:positionH relativeFrom="column">
                        <wp:posOffset>5097780</wp:posOffset>
                      </wp:positionH>
                      <wp:positionV relativeFrom="paragraph">
                        <wp:posOffset>-73025</wp:posOffset>
                      </wp:positionV>
                      <wp:extent cx="461645" cy="447675"/>
                      <wp:effectExtent l="38100" t="38100" r="90805" b="104775"/>
                      <wp:wrapNone/>
                      <wp:docPr id="38" name="Oval 37"/>
                      <wp:cNvGraphicFramePr/>
                      <a:graphic xmlns:a="http://schemas.openxmlformats.org/drawingml/2006/main">
                        <a:graphicData uri="http://schemas.microsoft.com/office/word/2010/wordprocessingShape">
                          <wps:wsp>
                            <wps:cNvSpPr/>
                            <wps:spPr>
                              <a:xfrm>
                                <a:off x="0" y="0"/>
                                <a:ext cx="461645" cy="447675"/>
                              </a:xfrm>
                              <a:prstGeom prst="ellipse">
                                <a:avLst/>
                              </a:prstGeom>
                              <a:solidFill>
                                <a:srgbClr val="CCFFCC"/>
                              </a:solidFill>
                              <a:ln>
                                <a:noFill/>
                              </a:ln>
                              <a:effectLst>
                                <a:outerShdw blurRad="50800" dist="38100" dir="2700000" algn="tl" rotWithShape="0">
                                  <a:prstClr val="black">
                                    <a:alpha val="40000"/>
                                  </a:prstClr>
                                </a:outerShdw>
                              </a:effectLst>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4B93724F" id="Oval 37" o:spid="_x0000_s1026" style="position:absolute;margin-left:401.4pt;margin-top:-5.75pt;width:36.3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" fillcolor="#cfc" stroked="f" strokeweight="2pt">
                      <v:shadow on="t" color="black" opacity="26214f" origin="-.5,-.5" offset=".74836mm,.74836mm"/>
                    </v:oval>
                  </w:pict>
                </mc:Fallback>
              </mc:AlternateContent>
            </w:r>
            <w:r w:rsidR="009E5A30" w:rsidRPr="00C61419">
              <w:rPr>
                <w:b/>
                <w:smallCaps/>
                <w:szCs w:val="18"/>
                <w:lang w:val="en-GB"/>
              </w:rPr>
              <w:t>POST PROCESSING</w:t>
            </w:r>
          </w:p>
        </w:tc>
      </w:tr>
      <w:tr w:rsidR="009E5A30" w:rsidRPr="00C61419" w14:paraId="14E65262" w14:textId="77777777" w:rsidTr="00B0785D">
        <w:tc>
          <w:tcPr>
            <w:tcW w:w="567" w:type="dxa"/>
            <w:vAlign w:val="center"/>
          </w:tcPr>
          <w:p w14:paraId="5FCC1B97" w14:textId="77777777" w:rsidR="009E5A30" w:rsidRPr="00C61419" w:rsidRDefault="009E5A30" w:rsidP="00A055DC">
            <w:pPr>
              <w:jc w:val="center"/>
              <w:rPr>
                <w:b/>
                <w:smallCaps/>
                <w:sz w:val="18"/>
                <w:szCs w:val="18"/>
                <w:lang w:val="en-GB"/>
              </w:rPr>
            </w:pPr>
            <w:r w:rsidRPr="00C61419">
              <w:rPr>
                <w:b/>
                <w:smallCaps/>
                <w:sz w:val="18"/>
                <w:szCs w:val="18"/>
                <w:lang w:val="en-GB"/>
              </w:rPr>
              <w:t>4.1</w:t>
            </w:r>
          </w:p>
        </w:tc>
        <w:tc>
          <w:tcPr>
            <w:tcW w:w="1701" w:type="dxa"/>
          </w:tcPr>
          <w:p w14:paraId="344B6498" w14:textId="77777777" w:rsidR="009E5A30" w:rsidRPr="00C61419" w:rsidRDefault="009E5A30" w:rsidP="00A055DC">
            <w:pPr>
              <w:jc w:val="right"/>
              <w:rPr>
                <w:b/>
                <w:smallCaps/>
                <w:sz w:val="18"/>
                <w:szCs w:val="18"/>
                <w:lang w:val="en-GB"/>
              </w:rPr>
            </w:pPr>
            <w:r w:rsidRPr="00C61419">
              <w:rPr>
                <w:b/>
                <w:smallCaps/>
                <w:sz w:val="18"/>
                <w:szCs w:val="18"/>
                <w:lang w:val="en-GB"/>
              </w:rPr>
              <w:t xml:space="preserve">The processed output </w:t>
            </w:r>
          </w:p>
        </w:tc>
        <w:tc>
          <w:tcPr>
            <w:tcW w:w="7081" w:type="dxa"/>
          </w:tcPr>
          <w:p w14:paraId="4B5EF4E8" w14:textId="77777777" w:rsidR="009E5A30" w:rsidRPr="00C61419" w:rsidRDefault="009E5A30" w:rsidP="00A055DC">
            <w:pPr>
              <w:tabs>
                <w:tab w:val="left" w:pos="1365"/>
              </w:tabs>
              <w:rPr>
                <w:color w:val="808080" w:themeColor="background1" w:themeShade="80"/>
                <w:sz w:val="18"/>
                <w:szCs w:val="18"/>
                <w:lang w:val="en-GB"/>
              </w:rPr>
            </w:pPr>
            <w:r w:rsidRPr="00C61419">
              <w:rPr>
                <w:sz w:val="18"/>
                <w:szCs w:val="18"/>
                <w:lang w:val="en-GB"/>
              </w:rPr>
              <w:t>No post-processing procedure is currently considered.</w:t>
            </w:r>
          </w:p>
        </w:tc>
      </w:tr>
      <w:tr w:rsidR="009E5A30" w:rsidRPr="00C61419" w14:paraId="2EA15214" w14:textId="77777777" w:rsidTr="00B0785D">
        <w:tc>
          <w:tcPr>
            <w:tcW w:w="567" w:type="dxa"/>
            <w:vAlign w:val="center"/>
          </w:tcPr>
          <w:p w14:paraId="62F334DE" w14:textId="77777777" w:rsidR="009E5A30" w:rsidRPr="00C61419" w:rsidRDefault="009E5A30" w:rsidP="00A055DC">
            <w:pPr>
              <w:jc w:val="center"/>
              <w:rPr>
                <w:b/>
                <w:smallCaps/>
                <w:sz w:val="18"/>
                <w:szCs w:val="18"/>
                <w:lang w:val="en-GB"/>
              </w:rPr>
            </w:pPr>
            <w:r w:rsidRPr="00C61419">
              <w:rPr>
                <w:b/>
                <w:smallCaps/>
                <w:sz w:val="18"/>
                <w:szCs w:val="18"/>
                <w:lang w:val="en-GB"/>
              </w:rPr>
              <w:t>4.2</w:t>
            </w:r>
          </w:p>
        </w:tc>
        <w:tc>
          <w:tcPr>
            <w:tcW w:w="1701" w:type="dxa"/>
          </w:tcPr>
          <w:p w14:paraId="27401C7D" w14:textId="77777777" w:rsidR="009E5A30" w:rsidRPr="00C61419" w:rsidRDefault="009E5A30" w:rsidP="00A055DC">
            <w:pPr>
              <w:jc w:val="right"/>
              <w:rPr>
                <w:b/>
                <w:smallCaps/>
                <w:sz w:val="18"/>
                <w:szCs w:val="18"/>
                <w:lang w:val="en-GB"/>
              </w:rPr>
            </w:pPr>
            <w:r w:rsidRPr="00C61419">
              <w:rPr>
                <w:b/>
                <w:smallCaps/>
                <w:sz w:val="18"/>
                <w:szCs w:val="18"/>
                <w:lang w:val="en-GB"/>
              </w:rPr>
              <w:t>Methodologies</w:t>
            </w:r>
          </w:p>
        </w:tc>
        <w:tc>
          <w:tcPr>
            <w:tcW w:w="7081" w:type="dxa"/>
          </w:tcPr>
          <w:p w14:paraId="6191BA34" w14:textId="77777777" w:rsidR="009E5A30" w:rsidRPr="00C61419" w:rsidRDefault="009E5A30" w:rsidP="00A055DC">
            <w:pPr>
              <w:tabs>
                <w:tab w:val="left" w:pos="1365"/>
              </w:tabs>
              <w:rPr>
                <w:color w:val="808080" w:themeColor="background1" w:themeShade="80"/>
                <w:sz w:val="18"/>
                <w:szCs w:val="18"/>
                <w:lang w:val="en-GB"/>
              </w:rPr>
            </w:pPr>
            <w:r w:rsidRPr="00C61419">
              <w:rPr>
                <w:sz w:val="18"/>
                <w:szCs w:val="18"/>
                <w:lang w:val="en-GB"/>
              </w:rPr>
              <w:t>No post-processing procedure is currently considered</w:t>
            </w:r>
            <w:r w:rsidRPr="00C61419">
              <w:rPr>
                <w:color w:val="808080" w:themeColor="background1" w:themeShade="80"/>
                <w:sz w:val="18"/>
                <w:szCs w:val="18"/>
                <w:lang w:val="en-GB"/>
              </w:rPr>
              <w:t>.</w:t>
            </w:r>
          </w:p>
        </w:tc>
      </w:tr>
      <w:tr w:rsidR="009E5A30" w:rsidRPr="00C61419" w14:paraId="3F300BCA" w14:textId="77777777" w:rsidTr="00B0785D">
        <w:trPr>
          <w:trHeight w:val="367"/>
        </w:trPr>
        <w:tc>
          <w:tcPr>
            <w:tcW w:w="567" w:type="dxa"/>
            <w:vAlign w:val="center"/>
          </w:tcPr>
          <w:p w14:paraId="7DD6A666" w14:textId="77777777" w:rsidR="009E5A30" w:rsidRPr="00C61419" w:rsidRDefault="009E5A30" w:rsidP="00A055DC">
            <w:pPr>
              <w:jc w:val="center"/>
              <w:rPr>
                <w:b/>
                <w:smallCaps/>
                <w:sz w:val="18"/>
                <w:szCs w:val="18"/>
                <w:lang w:val="en-GB"/>
              </w:rPr>
            </w:pPr>
            <w:r w:rsidRPr="00C61419">
              <w:rPr>
                <w:b/>
                <w:smallCaps/>
                <w:sz w:val="18"/>
                <w:szCs w:val="18"/>
                <w:lang w:val="en-GB"/>
              </w:rPr>
              <w:t>4.3</w:t>
            </w:r>
          </w:p>
        </w:tc>
        <w:tc>
          <w:tcPr>
            <w:tcW w:w="1701" w:type="dxa"/>
          </w:tcPr>
          <w:p w14:paraId="2EBA8ECB" w14:textId="77777777" w:rsidR="009E5A30" w:rsidRPr="00C61419" w:rsidRDefault="009E5A30" w:rsidP="00A055DC">
            <w:pPr>
              <w:jc w:val="right"/>
              <w:rPr>
                <w:b/>
                <w:smallCaps/>
                <w:sz w:val="18"/>
                <w:szCs w:val="18"/>
                <w:lang w:val="en-GB"/>
              </w:rPr>
            </w:pPr>
            <w:r w:rsidRPr="00C61419">
              <w:rPr>
                <w:b/>
                <w:smallCaps/>
                <w:sz w:val="18"/>
                <w:szCs w:val="18"/>
                <w:lang w:val="en-GB"/>
              </w:rPr>
              <w:t>Margin Of Error</w:t>
            </w:r>
          </w:p>
        </w:tc>
        <w:tc>
          <w:tcPr>
            <w:tcW w:w="7081" w:type="dxa"/>
            <w:vAlign w:val="center"/>
          </w:tcPr>
          <w:p w14:paraId="4604BF69" w14:textId="77777777" w:rsidR="009E5A30" w:rsidRPr="00C61419" w:rsidRDefault="009E5A30" w:rsidP="00A055DC">
            <w:pPr>
              <w:rPr>
                <w:lang w:val="en-GB"/>
              </w:rPr>
            </w:pPr>
            <w:r w:rsidRPr="00C61419">
              <w:rPr>
                <w:sz w:val="18"/>
                <w:szCs w:val="18"/>
                <w:lang w:val="en-GB"/>
              </w:rPr>
              <w:t>No post-processing procedure is currently considered</w:t>
            </w:r>
            <w:r w:rsidRPr="00C61419">
              <w:rPr>
                <w:color w:val="808080" w:themeColor="background1" w:themeShade="80"/>
                <w:sz w:val="18"/>
                <w:szCs w:val="18"/>
                <w:lang w:val="en-GB"/>
              </w:rPr>
              <w:t>.</w:t>
            </w:r>
          </w:p>
        </w:tc>
      </w:tr>
    </w:tbl>
    <w:p w14:paraId="1155049D" w14:textId="77777777" w:rsidR="00F75DE6" w:rsidRPr="00C61419" w:rsidRDefault="00F75DE6" w:rsidP="00BE2FFF">
      <w:pPr>
        <w:pStyle w:val="Listenabsatz"/>
        <w:ind w:left="0"/>
        <w:rPr>
          <w:b/>
          <w:color w:val="000000"/>
          <w:szCs w:val="18"/>
          <w:u w:val="single"/>
          <w:lang w:val="en-GB"/>
        </w:rPr>
      </w:pPr>
      <w:bookmarkStart w:id="112" w:name="_Annex_II_"/>
      <w:bookmarkEnd w:id="112"/>
    </w:p>
    <w:p w14:paraId="12E5F28D" w14:textId="5A57F039" w:rsidR="0068380B" w:rsidRPr="00C61419" w:rsidRDefault="0068380B">
      <w:pPr>
        <w:spacing w:before="0" w:after="0"/>
        <w:jc w:val="left"/>
        <w:rPr>
          <w:b/>
          <w:color w:val="000000"/>
          <w:szCs w:val="18"/>
          <w:u w:val="single"/>
          <w:lang w:val="en-GB"/>
        </w:rPr>
      </w:pPr>
      <w:r w:rsidRPr="00C61419">
        <w:rPr>
          <w:b/>
          <w:color w:val="000000"/>
          <w:szCs w:val="18"/>
          <w:u w:val="single"/>
          <w:lang w:val="en-GB"/>
        </w:rPr>
        <w:br w:type="page"/>
      </w:r>
    </w:p>
    <w:p w14:paraId="7AA7B00B" w14:textId="77777777" w:rsidR="00FD6BDB" w:rsidRPr="00C61419" w:rsidRDefault="00FD6BDB" w:rsidP="00BE2FFF">
      <w:pPr>
        <w:pStyle w:val="Listenabsatz"/>
        <w:ind w:left="0"/>
        <w:rPr>
          <w:b/>
          <w:color w:val="000000"/>
          <w:szCs w:val="18"/>
          <w:u w:val="single"/>
          <w:lang w:val="en-GB"/>
        </w:rPr>
      </w:pPr>
    </w:p>
    <w:p w14:paraId="109FB4AD" w14:textId="3E2ECD5E" w:rsidR="008B6CC5" w:rsidRPr="00C61419" w:rsidRDefault="008B6CC5" w:rsidP="008B6CC5">
      <w:pPr>
        <w:pStyle w:val="Listenabsatz"/>
        <w:ind w:left="0"/>
        <w:rPr>
          <w:b/>
          <w:color w:val="000000"/>
          <w:szCs w:val="18"/>
          <w:u w:val="single"/>
          <w:lang w:val="en-GB"/>
        </w:rPr>
      </w:pPr>
      <w:r w:rsidRPr="00C61419">
        <w:rPr>
          <w:b/>
          <w:color w:val="000000"/>
          <w:szCs w:val="18"/>
          <w:u w:val="single"/>
          <w:lang w:val="en-GB"/>
        </w:rPr>
        <w:t>MODEL 2 (CETMA)</w:t>
      </w:r>
    </w:p>
    <w:p w14:paraId="614E5C9E" w14:textId="77777777" w:rsidR="0068380B" w:rsidRPr="00C61419" w:rsidRDefault="008B6CC5" w:rsidP="00397082">
      <w:pPr>
        <w:pStyle w:val="Listenabsatz"/>
        <w:ind w:left="0"/>
        <w:jc w:val="center"/>
        <w:rPr>
          <w:b/>
          <w:color w:val="000000"/>
          <w:szCs w:val="18"/>
          <w:lang w:val="en-GB"/>
        </w:rPr>
      </w:pPr>
      <w:proofErr w:type="spellStart"/>
      <w:r w:rsidRPr="00C61419">
        <w:rPr>
          <w:b/>
          <w:color w:val="000000"/>
          <w:szCs w:val="18"/>
          <w:lang w:val="en-GB"/>
        </w:rPr>
        <w:t>MOdelling</w:t>
      </w:r>
      <w:proofErr w:type="spellEnd"/>
      <w:r w:rsidRPr="00C61419">
        <w:rPr>
          <w:b/>
          <w:color w:val="000000"/>
          <w:szCs w:val="18"/>
          <w:lang w:val="en-GB"/>
        </w:rPr>
        <w:t xml:space="preserve"> </w:t>
      </w:r>
      <w:proofErr w:type="spellStart"/>
      <w:r w:rsidRPr="00C61419">
        <w:rPr>
          <w:b/>
          <w:color w:val="000000"/>
          <w:szCs w:val="18"/>
          <w:lang w:val="en-GB"/>
        </w:rPr>
        <w:t>DAta</w:t>
      </w:r>
      <w:proofErr w:type="spellEnd"/>
      <w:r w:rsidRPr="00C61419">
        <w:rPr>
          <w:b/>
          <w:color w:val="000000"/>
          <w:szCs w:val="18"/>
          <w:lang w:val="en-GB"/>
        </w:rPr>
        <w:t xml:space="preserve"> providing a description</w:t>
      </w:r>
    </w:p>
    <w:p w14:paraId="059EBE06" w14:textId="4CA5857B" w:rsidR="00F75DE6" w:rsidRPr="00C61419" w:rsidRDefault="008B6CC5" w:rsidP="00397082">
      <w:pPr>
        <w:pStyle w:val="Listenabsatz"/>
        <w:ind w:left="0"/>
        <w:jc w:val="center"/>
        <w:rPr>
          <w:b/>
          <w:color w:val="000000"/>
          <w:szCs w:val="18"/>
          <w:lang w:val="en-GB"/>
        </w:rPr>
      </w:pPr>
      <w:proofErr w:type="gramStart"/>
      <w:r w:rsidRPr="00C61419">
        <w:rPr>
          <w:b/>
          <w:color w:val="000000"/>
          <w:szCs w:val="18"/>
          <w:lang w:val="en-GB"/>
        </w:rPr>
        <w:t>for</w:t>
      </w:r>
      <w:proofErr w:type="gramEnd"/>
      <w:r w:rsidRPr="00C61419">
        <w:rPr>
          <w:b/>
          <w:color w:val="000000"/>
          <w:szCs w:val="18"/>
          <w:lang w:val="en-GB"/>
        </w:rPr>
        <w:t xml:space="preserve"> CFD Simulations of an indoor exhibition context</w:t>
      </w:r>
    </w:p>
    <w:p w14:paraId="04FE99FA" w14:textId="3665BA94" w:rsidR="0068380B" w:rsidRPr="00C61419" w:rsidRDefault="0068380B" w:rsidP="00397082">
      <w:pPr>
        <w:pStyle w:val="Listenabsatz"/>
        <w:ind w:left="0"/>
        <w:jc w:val="center"/>
        <w:rPr>
          <w:b/>
          <w:color w:val="000000"/>
          <w:szCs w:val="18"/>
          <w:lang w:val="en-GB"/>
        </w:rPr>
      </w:pPr>
      <w:proofErr w:type="gramStart"/>
      <w:r w:rsidRPr="00C61419">
        <w:rPr>
          <w:b/>
          <w:color w:val="000000"/>
          <w:szCs w:val="18"/>
          <w:lang w:val="en-GB"/>
        </w:rPr>
        <w:t>in</w:t>
      </w:r>
      <w:proofErr w:type="gramEnd"/>
      <w:r w:rsidRPr="00C61419">
        <w:rPr>
          <w:b/>
          <w:color w:val="000000"/>
          <w:szCs w:val="18"/>
          <w:lang w:val="en-GB"/>
        </w:rPr>
        <w:t xml:space="preserve"> project SENSMAT</w:t>
      </w:r>
    </w:p>
    <w:p w14:paraId="371D0DEE" w14:textId="7DA3F8AA" w:rsidR="006017F3" w:rsidRPr="00C61419" w:rsidRDefault="006017F3" w:rsidP="006017F3">
      <w:pPr>
        <w:widowControl w:val="0"/>
        <w:spacing w:after="0"/>
        <w:jc w:val="center"/>
        <w:rPr>
          <w:sz w:val="28"/>
          <w:szCs w:val="28"/>
          <w:lang w:val="en-GB"/>
        </w:rPr>
      </w:pPr>
      <w:r w:rsidRPr="00C61419">
        <w:rPr>
          <w:i/>
          <w:sz w:val="28"/>
          <w:szCs w:val="28"/>
          <w:lang w:val="en-GB"/>
        </w:rPr>
        <w:t>Data Owner</w:t>
      </w:r>
      <w:r w:rsidRPr="00C61419">
        <w:rPr>
          <w:sz w:val="28"/>
          <w:szCs w:val="28"/>
          <w:lang w:val="en-GB"/>
        </w:rPr>
        <w:t xml:space="preserve"> </w:t>
      </w:r>
      <w:proofErr w:type="gramStart"/>
      <w:r w:rsidR="00B0785D" w:rsidRPr="00C61419">
        <w:rPr>
          <w:sz w:val="28"/>
          <w:szCs w:val="28"/>
          <w:lang w:val="en-GB"/>
        </w:rPr>
        <w:t>[ Antonio</w:t>
      </w:r>
      <w:proofErr w:type="gramEnd"/>
      <w:r w:rsidRPr="00C61419">
        <w:rPr>
          <w:sz w:val="28"/>
          <w:szCs w:val="28"/>
          <w:lang w:val="en-GB"/>
        </w:rPr>
        <w:t xml:space="preserve"> </w:t>
      </w:r>
      <w:proofErr w:type="spellStart"/>
      <w:r w:rsidRPr="00C61419">
        <w:rPr>
          <w:sz w:val="28"/>
          <w:szCs w:val="28"/>
          <w:lang w:val="en-GB"/>
        </w:rPr>
        <w:t>Gerardi</w:t>
      </w:r>
      <w:proofErr w:type="spellEnd"/>
      <w:r w:rsidRPr="00C61419">
        <w:rPr>
          <w:sz w:val="28"/>
          <w:szCs w:val="28"/>
          <w:lang w:val="en-GB"/>
        </w:rPr>
        <w:t xml:space="preserve">, CETMA, </w:t>
      </w:r>
    </w:p>
    <w:p w14:paraId="70AC4790" w14:textId="15B61557" w:rsidR="006017F3" w:rsidRPr="00C61419" w:rsidRDefault="006017F3" w:rsidP="006017F3">
      <w:pPr>
        <w:pStyle w:val="Listenabsatz"/>
        <w:ind w:left="0"/>
        <w:jc w:val="center"/>
        <w:rPr>
          <w:b/>
          <w:color w:val="000000"/>
          <w:szCs w:val="18"/>
          <w:lang w:val="en-GB"/>
        </w:rPr>
      </w:pPr>
      <w:proofErr w:type="spellStart"/>
      <w:r w:rsidRPr="00C61419">
        <w:rPr>
          <w:b/>
          <w:color w:val="000000"/>
          <w:szCs w:val="18"/>
          <w:lang w:val="en-GB"/>
        </w:rPr>
        <w:t>antonio.gerardi</w:t>
      </w:r>
      <w:proofErr w:type="spellEnd"/>
      <w:r w:rsidRPr="00C61419">
        <w:rPr>
          <w:b/>
          <w:color w:val="000000"/>
          <w:szCs w:val="18"/>
          <w:lang w:val="en-GB"/>
        </w:rPr>
        <w:t xml:space="preserve"> </w:t>
      </w:r>
      <w:proofErr w:type="gramStart"/>
      <w:r w:rsidRPr="00C61419">
        <w:rPr>
          <w:b/>
          <w:color w:val="000000"/>
          <w:szCs w:val="18"/>
          <w:lang w:val="en-GB"/>
        </w:rPr>
        <w:t>@cetma.it</w:t>
      </w:r>
      <w:r w:rsidR="00CE7BDC" w:rsidRPr="00C61419">
        <w:rPr>
          <w:b/>
          <w:color w:val="000000"/>
          <w:szCs w:val="18"/>
          <w:lang w:val="en-GB"/>
        </w:rPr>
        <w:t xml:space="preserve"> </w:t>
      </w:r>
      <w:r w:rsidR="00CE7BDC" w:rsidRPr="00C61419">
        <w:rPr>
          <w:sz w:val="28"/>
          <w:szCs w:val="28"/>
          <w:lang w:val="en-GB"/>
        </w:rPr>
        <w:t>]</w:t>
      </w:r>
      <w:proofErr w:type="gramEnd"/>
    </w:p>
    <w:p w14:paraId="2C5EE94B" w14:textId="77777777" w:rsidR="009E5A30" w:rsidRPr="00C61419" w:rsidRDefault="009E5A30" w:rsidP="009E5A30">
      <w:pPr>
        <w:spacing w:after="0"/>
        <w:rPr>
          <w:lang w:val="en-GB"/>
        </w:rPr>
      </w:pPr>
    </w:p>
    <w:tbl>
      <w:tblPr>
        <w:tblStyle w:val="Tabellaelenco3-colore31"/>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44"/>
        <w:gridCol w:w="1354"/>
        <w:gridCol w:w="1437"/>
        <w:gridCol w:w="6499"/>
      </w:tblGrid>
      <w:tr w:rsidR="00BE2FFF" w:rsidRPr="00C61419" w14:paraId="4ADC1E0F" w14:textId="77777777" w:rsidTr="00CE7BD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9634" w:type="dxa"/>
            <w:gridSpan w:val="4"/>
            <w:shd w:val="clear" w:color="auto" w:fill="D9D9D9"/>
            <w:vAlign w:val="center"/>
          </w:tcPr>
          <w:p w14:paraId="66F47291" w14:textId="77777777" w:rsidR="00BE2FFF" w:rsidRPr="00C61419" w:rsidRDefault="00BE2FFF" w:rsidP="00121AB7">
            <w:pPr>
              <w:spacing w:before="120"/>
              <w:jc w:val="center"/>
              <w:rPr>
                <w:color w:val="000000"/>
                <w:sz w:val="20"/>
                <w:szCs w:val="22"/>
                <w:lang w:val="en-GB"/>
              </w:rPr>
            </w:pPr>
            <w:r w:rsidRPr="00C61419">
              <w:rPr>
                <w:color w:val="000000"/>
                <w:sz w:val="20"/>
                <w:szCs w:val="22"/>
                <w:lang w:val="en-GB"/>
              </w:rPr>
              <w:t>OVERVIEW of the SIMULATION</w:t>
            </w:r>
          </w:p>
        </w:tc>
      </w:tr>
      <w:tr w:rsidR="00BE2FFF" w:rsidRPr="00C61419" w14:paraId="1A5E228E" w14:textId="77777777" w:rsidTr="00CE7BDC">
        <w:trPr>
          <w:cnfStyle w:val="000000100000" w:firstRow="0" w:lastRow="0" w:firstColumn="0" w:lastColumn="0" w:oddVBand="0" w:evenVBand="0" w:oddHBand="1" w:evenHBand="0" w:firstRowFirstColumn="0" w:firstRowLastColumn="0" w:lastRowFirstColumn="0" w:lastRowLastColumn="0"/>
          <w:cantSplit/>
          <w:trHeight w:val="1265"/>
        </w:trPr>
        <w:tc>
          <w:tcPr>
            <w:cnfStyle w:val="001000000000" w:firstRow="0" w:lastRow="0" w:firstColumn="1" w:lastColumn="0" w:oddVBand="0" w:evenVBand="0" w:oddHBand="0" w:evenHBand="0" w:firstRowFirstColumn="0" w:firstRowLastColumn="0" w:lastRowFirstColumn="0" w:lastRowLastColumn="0"/>
            <w:tcW w:w="344" w:type="dxa"/>
            <w:vAlign w:val="center"/>
          </w:tcPr>
          <w:p w14:paraId="797A092D" w14:textId="77777777" w:rsidR="00BE2FFF" w:rsidRPr="00C61419" w:rsidRDefault="00BE2FFF" w:rsidP="00121AB7">
            <w:pPr>
              <w:spacing w:before="120"/>
              <w:jc w:val="center"/>
              <w:rPr>
                <w:sz w:val="18"/>
                <w:szCs w:val="18"/>
                <w:lang w:val="en-GB"/>
              </w:rPr>
            </w:pPr>
            <w:r w:rsidRPr="00C61419">
              <w:rPr>
                <w:sz w:val="18"/>
                <w:szCs w:val="18"/>
                <w:lang w:val="en-GB"/>
              </w:rPr>
              <w:t>1</w:t>
            </w:r>
          </w:p>
        </w:tc>
        <w:tc>
          <w:tcPr>
            <w:tcW w:w="1354" w:type="dxa"/>
            <w:vAlign w:val="center"/>
          </w:tcPr>
          <w:p w14:paraId="59BEFA7B" w14:textId="77777777" w:rsidR="00BE2FFF" w:rsidRPr="00C61419" w:rsidRDefault="00BE2FFF" w:rsidP="00121AB7">
            <w:pPr>
              <w:spacing w:before="120"/>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User Case</w:t>
            </w:r>
          </w:p>
        </w:tc>
        <w:tc>
          <w:tcPr>
            <w:tcW w:w="7936" w:type="dxa"/>
            <w:gridSpan w:val="2"/>
            <w:vAlign w:val="center"/>
          </w:tcPr>
          <w:p w14:paraId="0E9C39B2" w14:textId="77777777" w:rsidR="00BE2FFF" w:rsidRPr="00C61419" w:rsidRDefault="00BE2FFF" w:rsidP="00121AB7">
            <w:pPr>
              <w:spacing w:before="120"/>
              <w:contextualSpacing/>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Impact of different elements (HVAC system operating conditions, solar radiation, building structure, visitors’ presence) in terms of temperature, humidity and air velocity in every point of an indoor exhibition context by computational fluid-dynamic (CFD) analyses.</w:t>
            </w:r>
          </w:p>
        </w:tc>
      </w:tr>
      <w:tr w:rsidR="00BE2FFF" w:rsidRPr="00C61419" w14:paraId="6B66B468" w14:textId="77777777" w:rsidTr="00CE7BDC">
        <w:trPr>
          <w:cantSplit/>
          <w:trHeight w:val="345"/>
        </w:trPr>
        <w:tc>
          <w:tcPr>
            <w:cnfStyle w:val="001000000000" w:firstRow="0" w:lastRow="0" w:firstColumn="1" w:lastColumn="0" w:oddVBand="0" w:evenVBand="0" w:oddHBand="0" w:evenHBand="0" w:firstRowFirstColumn="0" w:firstRowLastColumn="0" w:lastRowFirstColumn="0" w:lastRowLastColumn="0"/>
            <w:tcW w:w="344" w:type="dxa"/>
            <w:vMerge w:val="restart"/>
            <w:vAlign w:val="center"/>
          </w:tcPr>
          <w:p w14:paraId="2860609A" w14:textId="77777777" w:rsidR="00BE2FFF" w:rsidRPr="00C61419" w:rsidRDefault="00BE2FFF" w:rsidP="00121AB7">
            <w:pPr>
              <w:spacing w:before="120"/>
              <w:contextualSpacing/>
              <w:jc w:val="center"/>
              <w:rPr>
                <w:color w:val="000000"/>
                <w:sz w:val="18"/>
                <w:szCs w:val="18"/>
                <w:lang w:val="en-GB"/>
              </w:rPr>
            </w:pPr>
            <w:r w:rsidRPr="00C61419">
              <w:rPr>
                <w:color w:val="000000"/>
                <w:sz w:val="18"/>
                <w:szCs w:val="18"/>
                <w:lang w:val="en-GB"/>
              </w:rPr>
              <w:t>2</w:t>
            </w:r>
          </w:p>
        </w:tc>
        <w:tc>
          <w:tcPr>
            <w:tcW w:w="1354" w:type="dxa"/>
            <w:vMerge w:val="restart"/>
            <w:vAlign w:val="center"/>
          </w:tcPr>
          <w:p w14:paraId="1466C492" w14:textId="77777777" w:rsidR="00BE2FFF" w:rsidRPr="00C61419" w:rsidRDefault="00BE2FFF" w:rsidP="00121AB7">
            <w:pPr>
              <w:spacing w:before="120"/>
              <w:contextualSpacing/>
              <w:jc w:val="right"/>
              <w:cnfStyle w:val="000000000000" w:firstRow="0" w:lastRow="0" w:firstColumn="0" w:lastColumn="0" w:oddVBand="0" w:evenVBand="0" w:oddHBand="0" w:evenHBand="0" w:firstRowFirstColumn="0" w:firstRowLastColumn="0" w:lastRowFirstColumn="0" w:lastRowLastColumn="0"/>
              <w:rPr>
                <w:b/>
                <w:color w:val="000000"/>
                <w:sz w:val="18"/>
                <w:szCs w:val="18"/>
                <w:lang w:val="en-GB"/>
              </w:rPr>
            </w:pPr>
            <w:r w:rsidRPr="00C61419">
              <w:rPr>
                <w:b/>
                <w:smallCaps/>
                <w:sz w:val="18"/>
                <w:szCs w:val="18"/>
                <w:lang w:val="en-GB"/>
              </w:rPr>
              <w:t>Chain of Models</w:t>
            </w:r>
            <w:r w:rsidRPr="00C61419">
              <w:rPr>
                <w:b/>
                <w:smallCaps/>
                <w:sz w:val="18"/>
                <w:szCs w:val="18"/>
                <w:vertAlign w:val="superscript"/>
                <w:lang w:val="en-GB"/>
              </w:rPr>
              <w:footnoteReference w:id="6"/>
            </w:r>
          </w:p>
        </w:tc>
        <w:tc>
          <w:tcPr>
            <w:tcW w:w="1437" w:type="dxa"/>
            <w:vAlign w:val="center"/>
          </w:tcPr>
          <w:p w14:paraId="458FD999" w14:textId="77777777" w:rsidR="00BE2FFF" w:rsidRPr="00C61419" w:rsidRDefault="00BE2FFF" w:rsidP="00121AB7">
            <w:pPr>
              <w:spacing w:before="120"/>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Model 1</w:t>
            </w:r>
          </w:p>
        </w:tc>
        <w:tc>
          <w:tcPr>
            <w:tcW w:w="6499" w:type="dxa"/>
            <w:vAlign w:val="center"/>
          </w:tcPr>
          <w:p w14:paraId="0C5DC7A5" w14:textId="3CC2C58E" w:rsidR="00FD6BDB" w:rsidRPr="00C61419" w:rsidRDefault="003A42C5" w:rsidP="00121AB7">
            <w:pPr>
              <w:spacing w:before="120"/>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Th</w:t>
            </w:r>
            <w:r w:rsidR="0017759A" w:rsidRPr="00C61419">
              <w:rPr>
                <w:sz w:val="18"/>
                <w:szCs w:val="18"/>
                <w:lang w:val="en-GB"/>
              </w:rPr>
              <w:t>e model represents the</w:t>
            </w:r>
            <w:r w:rsidR="00FD6BDB" w:rsidRPr="00C61419">
              <w:rPr>
                <w:sz w:val="18"/>
                <w:szCs w:val="18"/>
                <w:lang w:val="en-GB"/>
              </w:rPr>
              <w:t xml:space="preserve"> flow in an indoor museum environment.</w:t>
            </w:r>
            <w:r w:rsidR="0017759A" w:rsidRPr="00C61419">
              <w:rPr>
                <w:sz w:val="18"/>
                <w:szCs w:val="18"/>
                <w:lang w:val="en-GB"/>
              </w:rPr>
              <w:t xml:space="preserve"> </w:t>
            </w:r>
            <w:r w:rsidR="00FD6BDB" w:rsidRPr="00C61419">
              <w:rPr>
                <w:sz w:val="18"/>
                <w:szCs w:val="18"/>
                <w:lang w:val="en-GB"/>
              </w:rPr>
              <w:t xml:space="preserve">It’ a mixture of two phases (air and water </w:t>
            </w:r>
            <w:proofErr w:type="spellStart"/>
            <w:r w:rsidR="00FD6BDB" w:rsidRPr="00C61419">
              <w:rPr>
                <w:sz w:val="18"/>
                <w:szCs w:val="18"/>
                <w:lang w:val="en-GB"/>
              </w:rPr>
              <w:t>vapor</w:t>
            </w:r>
            <w:proofErr w:type="spellEnd"/>
            <w:r w:rsidR="00FD6BDB" w:rsidRPr="00C61419">
              <w:rPr>
                <w:sz w:val="18"/>
                <w:szCs w:val="18"/>
                <w:lang w:val="en-GB"/>
              </w:rPr>
              <w:t>) with energy tran</w:t>
            </w:r>
            <w:r w:rsidR="0017759A" w:rsidRPr="00C61419">
              <w:rPr>
                <w:sz w:val="18"/>
                <w:szCs w:val="18"/>
                <w:lang w:val="en-GB"/>
              </w:rPr>
              <w:t>sport and possible phase change (condensation).</w:t>
            </w:r>
          </w:p>
          <w:p w14:paraId="7FF4BF95" w14:textId="4D6DE7AD" w:rsidR="003A42C5" w:rsidRPr="00C61419" w:rsidRDefault="003A42C5" w:rsidP="00121AB7">
            <w:pPr>
              <w:spacing w:before="120"/>
              <w:jc w:val="left"/>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BE2FFF" w:rsidRPr="00C61419" w14:paraId="5F7090E4" w14:textId="77777777" w:rsidTr="00CE7BDC">
        <w:trPr>
          <w:cnfStyle w:val="000000100000" w:firstRow="0" w:lastRow="0" w:firstColumn="0" w:lastColumn="0" w:oddVBand="0" w:evenVBand="0" w:oddHBand="1" w:evenHBand="0" w:firstRowFirstColumn="0" w:firstRowLastColumn="0" w:lastRowFirstColumn="0" w:lastRowLastColumn="0"/>
          <w:cantSplit/>
          <w:trHeight w:val="345"/>
        </w:trPr>
        <w:tc>
          <w:tcPr>
            <w:cnfStyle w:val="001000000000" w:firstRow="0" w:lastRow="0" w:firstColumn="1" w:lastColumn="0" w:oddVBand="0" w:evenVBand="0" w:oddHBand="0" w:evenHBand="0" w:firstRowFirstColumn="0" w:firstRowLastColumn="0" w:lastRowFirstColumn="0" w:lastRowLastColumn="0"/>
            <w:tcW w:w="344" w:type="dxa"/>
            <w:vMerge/>
            <w:vAlign w:val="center"/>
          </w:tcPr>
          <w:p w14:paraId="5E23EE98" w14:textId="77777777" w:rsidR="00BE2FFF" w:rsidRPr="00C61419" w:rsidRDefault="00BE2FFF" w:rsidP="00121AB7">
            <w:pPr>
              <w:spacing w:before="120"/>
              <w:contextualSpacing/>
              <w:jc w:val="center"/>
              <w:rPr>
                <w:color w:val="000000"/>
                <w:sz w:val="18"/>
                <w:szCs w:val="18"/>
                <w:lang w:val="en-GB"/>
              </w:rPr>
            </w:pPr>
          </w:p>
        </w:tc>
        <w:tc>
          <w:tcPr>
            <w:tcW w:w="1354" w:type="dxa"/>
            <w:vMerge/>
            <w:vAlign w:val="center"/>
          </w:tcPr>
          <w:p w14:paraId="23851DF4" w14:textId="77777777" w:rsidR="00BE2FFF" w:rsidRPr="00C61419" w:rsidRDefault="00BE2FFF" w:rsidP="00121AB7">
            <w:pPr>
              <w:spacing w:before="120"/>
              <w:contextualSpacing/>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p>
        </w:tc>
        <w:tc>
          <w:tcPr>
            <w:tcW w:w="1437" w:type="dxa"/>
            <w:vAlign w:val="center"/>
          </w:tcPr>
          <w:p w14:paraId="44DAE039" w14:textId="77777777" w:rsidR="00BE2FFF" w:rsidRPr="00C61419" w:rsidRDefault="00BE2FFF" w:rsidP="00121AB7">
            <w:pPr>
              <w:spacing w:before="120"/>
              <w:jc w:val="right"/>
              <w:cnfStyle w:val="000000100000" w:firstRow="0" w:lastRow="0" w:firstColumn="0" w:lastColumn="0" w:oddVBand="0" w:evenVBand="0" w:oddHBand="1" w:evenHBand="0" w:firstRowFirstColumn="0" w:firstRowLastColumn="0" w:lastRowFirstColumn="0" w:lastRowLastColumn="0"/>
              <w:rPr>
                <w:b/>
                <w:i/>
                <w:sz w:val="18"/>
                <w:szCs w:val="18"/>
                <w:lang w:val="en-GB"/>
              </w:rPr>
            </w:pPr>
            <w:r w:rsidRPr="00C61419">
              <w:rPr>
                <w:b/>
                <w:smallCaps/>
                <w:sz w:val="18"/>
                <w:szCs w:val="18"/>
                <w:lang w:val="en-GB"/>
              </w:rPr>
              <w:t>data mining methodology</w:t>
            </w:r>
          </w:p>
        </w:tc>
        <w:tc>
          <w:tcPr>
            <w:tcW w:w="6499" w:type="dxa"/>
            <w:vAlign w:val="center"/>
          </w:tcPr>
          <w:p w14:paraId="1BD8C898" w14:textId="77777777" w:rsidR="00BE2FFF" w:rsidRPr="00C61419" w:rsidRDefault="00BE2FFF" w:rsidP="00121AB7">
            <w:pPr>
              <w:spacing w:before="120"/>
              <w:contextualSpacing/>
              <w:jc w:val="left"/>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 xml:space="preserve">The models may take advantage of </w:t>
            </w:r>
            <w:proofErr w:type="gramStart"/>
            <w:r w:rsidRPr="00C61419">
              <w:rPr>
                <w:sz w:val="18"/>
                <w:szCs w:val="18"/>
                <w:lang w:val="en-GB"/>
              </w:rPr>
              <w:t>data-based</w:t>
            </w:r>
            <w:proofErr w:type="gramEnd"/>
            <w:r w:rsidRPr="00C61419">
              <w:rPr>
                <w:sz w:val="18"/>
                <w:szCs w:val="18"/>
                <w:lang w:val="en-GB"/>
              </w:rPr>
              <w:t xml:space="preserve"> curves/correlations expressing the performance of materials.</w:t>
            </w:r>
          </w:p>
          <w:p w14:paraId="6694398C" w14:textId="77777777" w:rsidR="00BE2FFF" w:rsidRPr="00C61419" w:rsidRDefault="00BE2FFF" w:rsidP="00121AB7">
            <w:pPr>
              <w:spacing w:before="120"/>
              <w:contextualSpacing/>
              <w:jc w:val="left"/>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BE2FFF" w:rsidRPr="00C61419" w14:paraId="26CF6235" w14:textId="77777777" w:rsidTr="00CE7BDC">
        <w:trPr>
          <w:cantSplit/>
          <w:trHeight w:val="993"/>
        </w:trPr>
        <w:tc>
          <w:tcPr>
            <w:cnfStyle w:val="001000000000" w:firstRow="0" w:lastRow="0" w:firstColumn="1" w:lastColumn="0" w:oddVBand="0" w:evenVBand="0" w:oddHBand="0" w:evenHBand="0" w:firstRowFirstColumn="0" w:firstRowLastColumn="0" w:lastRowFirstColumn="0" w:lastRowLastColumn="0"/>
            <w:tcW w:w="344" w:type="dxa"/>
            <w:vAlign w:val="center"/>
          </w:tcPr>
          <w:p w14:paraId="7C735D48" w14:textId="77777777" w:rsidR="00BE2FFF" w:rsidRPr="00C61419" w:rsidRDefault="00BE2FFF" w:rsidP="00121AB7">
            <w:pPr>
              <w:spacing w:before="120"/>
              <w:jc w:val="center"/>
              <w:rPr>
                <w:sz w:val="18"/>
                <w:szCs w:val="18"/>
                <w:lang w:val="en-GB"/>
              </w:rPr>
            </w:pPr>
            <w:r w:rsidRPr="00C61419">
              <w:rPr>
                <w:sz w:val="18"/>
                <w:szCs w:val="18"/>
                <w:lang w:val="en-GB"/>
              </w:rPr>
              <w:t>3</w:t>
            </w:r>
          </w:p>
        </w:tc>
        <w:tc>
          <w:tcPr>
            <w:tcW w:w="1354" w:type="dxa"/>
            <w:vAlign w:val="center"/>
          </w:tcPr>
          <w:p w14:paraId="70CE86EB" w14:textId="77777777" w:rsidR="00BE2FFF" w:rsidRPr="00C61419" w:rsidRDefault="00BE2FFF" w:rsidP="00121AB7">
            <w:pPr>
              <w:spacing w:before="120"/>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Publication Peer-Reviewing the data</w:t>
            </w:r>
          </w:p>
        </w:tc>
        <w:tc>
          <w:tcPr>
            <w:tcW w:w="7936" w:type="dxa"/>
            <w:gridSpan w:val="2"/>
            <w:vAlign w:val="center"/>
          </w:tcPr>
          <w:p w14:paraId="0B767397" w14:textId="7641ED84" w:rsidR="00264D5F" w:rsidRPr="00C61419" w:rsidRDefault="00264D5F" w:rsidP="00121AB7">
            <w:pPr>
              <w:pStyle w:val="Listenabsatz"/>
              <w:numPr>
                <w:ilvl w:val="0"/>
                <w:numId w:val="32"/>
              </w:numPr>
              <w:spacing w:before="12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proofErr w:type="spellStart"/>
            <w:r w:rsidRPr="00C61419">
              <w:rPr>
                <w:sz w:val="18"/>
                <w:szCs w:val="18"/>
                <w:lang w:val="en-GB"/>
              </w:rPr>
              <w:t>Cătălin</w:t>
            </w:r>
            <w:proofErr w:type="spellEnd"/>
            <w:r w:rsidRPr="00C61419">
              <w:rPr>
                <w:sz w:val="18"/>
                <w:szCs w:val="18"/>
                <w:lang w:val="en-GB"/>
              </w:rPr>
              <w:t xml:space="preserve">-George </w:t>
            </w:r>
            <w:proofErr w:type="spellStart"/>
            <w:r w:rsidRPr="00C61419">
              <w:rPr>
                <w:sz w:val="18"/>
                <w:szCs w:val="18"/>
                <w:lang w:val="en-GB"/>
              </w:rPr>
              <w:t>Popovicia</w:t>
            </w:r>
            <w:proofErr w:type="spellEnd"/>
            <w:r w:rsidRPr="00C61419">
              <w:rPr>
                <w:sz w:val="18"/>
                <w:szCs w:val="18"/>
                <w:lang w:val="en-GB"/>
              </w:rPr>
              <w:t xml:space="preserve">, </w:t>
            </w:r>
            <w:proofErr w:type="spellStart"/>
            <w:r w:rsidRPr="00C61419">
              <w:rPr>
                <w:sz w:val="18"/>
                <w:szCs w:val="18"/>
                <w:lang w:val="en-GB"/>
              </w:rPr>
              <w:t>Valeriu</w:t>
            </w:r>
            <w:proofErr w:type="spellEnd"/>
            <w:r w:rsidRPr="00C61419">
              <w:rPr>
                <w:sz w:val="18"/>
                <w:szCs w:val="18"/>
                <w:lang w:val="en-GB"/>
              </w:rPr>
              <w:t xml:space="preserve"> Sebastian </w:t>
            </w:r>
            <w:proofErr w:type="spellStart"/>
            <w:r w:rsidRPr="00C61419">
              <w:rPr>
                <w:sz w:val="18"/>
                <w:szCs w:val="18"/>
                <w:lang w:val="en-GB"/>
              </w:rPr>
              <w:t>Hudi</w:t>
            </w:r>
            <w:r w:rsidRPr="00C61419">
              <w:rPr>
                <w:rFonts w:ascii="Estrangelo Edessa" w:hAnsi="Estrangelo Edessa" w:cs="Estrangelo Edessa"/>
                <w:sz w:val="18"/>
                <w:szCs w:val="18"/>
                <w:lang w:val="en-GB"/>
              </w:rPr>
              <w:t>܈</w:t>
            </w:r>
            <w:r w:rsidRPr="00C61419">
              <w:rPr>
                <w:sz w:val="18"/>
                <w:szCs w:val="18"/>
                <w:lang w:val="en-GB"/>
              </w:rPr>
              <w:t>teanua</w:t>
            </w:r>
            <w:proofErr w:type="spellEnd"/>
            <w:r w:rsidRPr="00C61419">
              <w:rPr>
                <w:sz w:val="18"/>
                <w:szCs w:val="18"/>
                <w:lang w:val="en-GB"/>
              </w:rPr>
              <w:t>, “Numerical simulation of HVAC system functionality in a sociocultural building”, Procedia Technology 22 ( 2016 ) 535 – 542</w:t>
            </w:r>
          </w:p>
          <w:p w14:paraId="275C0A81" w14:textId="77777777" w:rsidR="00264D5F" w:rsidRPr="00C61419" w:rsidRDefault="00264D5F" w:rsidP="00121AB7">
            <w:pPr>
              <w:spacing w:before="12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p>
          <w:p w14:paraId="110BADA4" w14:textId="74B65BA0" w:rsidR="00264D5F" w:rsidRPr="00C61419" w:rsidRDefault="00264D5F" w:rsidP="00121AB7">
            <w:pPr>
              <w:pStyle w:val="Listenabsatz"/>
              <w:numPr>
                <w:ilvl w:val="0"/>
                <w:numId w:val="32"/>
              </w:numPr>
              <w:spacing w:before="12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 xml:space="preserve">Pietro </w:t>
            </w:r>
            <w:proofErr w:type="spellStart"/>
            <w:r w:rsidRPr="00C61419">
              <w:rPr>
                <w:sz w:val="18"/>
                <w:szCs w:val="18"/>
                <w:lang w:val="en-GB"/>
              </w:rPr>
              <w:t>Mazzei</w:t>
            </w:r>
            <w:proofErr w:type="spellEnd"/>
            <w:r w:rsidRPr="00C61419">
              <w:rPr>
                <w:sz w:val="18"/>
                <w:szCs w:val="18"/>
                <w:lang w:val="en-GB"/>
              </w:rPr>
              <w:t xml:space="preserve">, Alfonso Capozzoli, Francesco </w:t>
            </w:r>
            <w:proofErr w:type="spellStart"/>
            <w:r w:rsidRPr="00C61419">
              <w:rPr>
                <w:sz w:val="18"/>
                <w:szCs w:val="18"/>
                <w:lang w:val="en-GB"/>
              </w:rPr>
              <w:t>Minichiello</w:t>
            </w:r>
            <w:proofErr w:type="spellEnd"/>
            <w:r w:rsidRPr="00C61419">
              <w:rPr>
                <w:sz w:val="18"/>
                <w:szCs w:val="18"/>
                <w:lang w:val="en-GB"/>
              </w:rPr>
              <w:t>, Daniele Palma, “HVAC SYSTEMS TO CONTROL MICROCLIMATE IN THE MUSEUMS”</w:t>
            </w:r>
            <w:r w:rsidR="00FD6BDB" w:rsidRPr="00C61419">
              <w:rPr>
                <w:sz w:val="18"/>
                <w:szCs w:val="18"/>
                <w:lang w:val="en-GB"/>
              </w:rPr>
              <w:t>.</w:t>
            </w:r>
          </w:p>
          <w:p w14:paraId="65B55258" w14:textId="3DD95D20" w:rsidR="006C5EBC" w:rsidRPr="00C61419" w:rsidRDefault="006C5EBC" w:rsidP="006C5EBC">
            <w:pPr>
              <w:spacing w:before="12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p>
          <w:p w14:paraId="3E1AD7A3" w14:textId="586E9132" w:rsidR="00264D5F" w:rsidRPr="00C61419" w:rsidRDefault="006C5EBC" w:rsidP="00397082">
            <w:pPr>
              <w:spacing w:before="120"/>
              <w:ind w:left="360"/>
              <w:contextualSpacing/>
              <w:jc w:val="left"/>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 xml:space="preserve">Delia </w:t>
            </w:r>
            <w:proofErr w:type="spellStart"/>
            <w:r w:rsidRPr="00C61419">
              <w:rPr>
                <w:sz w:val="18"/>
                <w:szCs w:val="18"/>
                <w:lang w:val="en-GB"/>
              </w:rPr>
              <w:t>D’Agostino</w:t>
            </w:r>
            <w:proofErr w:type="spellEnd"/>
            <w:r w:rsidRPr="00C61419">
              <w:rPr>
                <w:sz w:val="18"/>
                <w:szCs w:val="18"/>
                <w:lang w:val="en-GB"/>
              </w:rPr>
              <w:t xml:space="preserve">, Paolo Maria </w:t>
            </w:r>
            <w:proofErr w:type="spellStart"/>
            <w:r w:rsidRPr="00C61419">
              <w:rPr>
                <w:sz w:val="18"/>
                <w:szCs w:val="18"/>
                <w:lang w:val="en-GB"/>
              </w:rPr>
              <w:t>Congedoa</w:t>
            </w:r>
            <w:proofErr w:type="spellEnd"/>
            <w:r w:rsidRPr="00C61419">
              <w:rPr>
                <w:sz w:val="18"/>
                <w:szCs w:val="18"/>
                <w:lang w:val="en-GB"/>
              </w:rPr>
              <w:t xml:space="preserve">, Rosella </w:t>
            </w:r>
            <w:proofErr w:type="spellStart"/>
            <w:r w:rsidRPr="00C61419">
              <w:rPr>
                <w:sz w:val="18"/>
                <w:szCs w:val="18"/>
                <w:lang w:val="en-GB"/>
              </w:rPr>
              <w:t>Cataldo</w:t>
            </w:r>
            <w:proofErr w:type="spellEnd"/>
            <w:r w:rsidRPr="00C61419">
              <w:rPr>
                <w:sz w:val="18"/>
                <w:szCs w:val="18"/>
                <w:lang w:val="en-GB"/>
              </w:rPr>
              <w:t>, “Ventilation control using computational fluid-dynamics (CFD) modelling for cultural buildings conservation”,</w:t>
            </w:r>
            <w:r w:rsidRPr="00C61419">
              <w:rPr>
                <w:lang w:val="en-GB"/>
              </w:rPr>
              <w:t xml:space="preserve"> </w:t>
            </w:r>
            <w:r w:rsidRPr="00C61419">
              <w:rPr>
                <w:sz w:val="18"/>
                <w:szCs w:val="18"/>
                <w:lang w:val="en-GB"/>
              </w:rPr>
              <w:t>Procedia Chemistry 8 ( 2013 ) 83 – 91</w:t>
            </w:r>
          </w:p>
        </w:tc>
      </w:tr>
      <w:tr w:rsidR="00BE2FFF" w:rsidRPr="00C61419" w14:paraId="661B8CBC" w14:textId="77777777" w:rsidTr="00CE7BD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4" w:type="dxa"/>
            <w:vAlign w:val="center"/>
          </w:tcPr>
          <w:p w14:paraId="7CF7447F" w14:textId="77777777" w:rsidR="00BE2FFF" w:rsidRPr="00C61419" w:rsidRDefault="00BE2FFF" w:rsidP="00121AB7">
            <w:pPr>
              <w:spacing w:before="120"/>
              <w:jc w:val="center"/>
              <w:rPr>
                <w:sz w:val="18"/>
                <w:szCs w:val="18"/>
                <w:lang w:val="en-GB"/>
              </w:rPr>
            </w:pPr>
            <w:r w:rsidRPr="00C61419">
              <w:rPr>
                <w:sz w:val="18"/>
                <w:szCs w:val="18"/>
                <w:lang w:val="en-GB"/>
              </w:rPr>
              <w:t>4</w:t>
            </w:r>
          </w:p>
        </w:tc>
        <w:tc>
          <w:tcPr>
            <w:tcW w:w="1354" w:type="dxa"/>
            <w:vAlign w:val="center"/>
          </w:tcPr>
          <w:p w14:paraId="350BB3A6" w14:textId="77777777" w:rsidR="00BE2FFF" w:rsidRPr="00C61419" w:rsidRDefault="00BE2FFF" w:rsidP="00121AB7">
            <w:pPr>
              <w:spacing w:before="120"/>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Access conditions</w:t>
            </w:r>
          </w:p>
        </w:tc>
        <w:tc>
          <w:tcPr>
            <w:tcW w:w="7936" w:type="dxa"/>
            <w:gridSpan w:val="2"/>
            <w:vAlign w:val="center"/>
          </w:tcPr>
          <w:p w14:paraId="0C87F256" w14:textId="643B24EE" w:rsidR="00FD6BDB" w:rsidRPr="00C61419" w:rsidRDefault="00FD6BDB" w:rsidP="00121AB7">
            <w:pPr>
              <w:autoSpaceDE w:val="0"/>
              <w:autoSpaceDN w:val="0"/>
              <w:adjustRightInd w:val="0"/>
              <w:spacing w:before="120"/>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 xml:space="preserve">Simulation of CFD models carried out with commercial software </w:t>
            </w:r>
            <w:proofErr w:type="spellStart"/>
            <w:r w:rsidRPr="00C61419">
              <w:rPr>
                <w:sz w:val="18"/>
                <w:szCs w:val="18"/>
                <w:lang w:val="en-GB"/>
              </w:rPr>
              <w:t>Ansys</w:t>
            </w:r>
            <w:proofErr w:type="spellEnd"/>
            <w:r w:rsidRPr="00C61419">
              <w:rPr>
                <w:sz w:val="18"/>
                <w:szCs w:val="18"/>
                <w:lang w:val="en-GB"/>
              </w:rPr>
              <w:t xml:space="preserve"> Fluent</w:t>
            </w:r>
            <w:r w:rsidR="00CE261B" w:rsidRPr="00C61419">
              <w:rPr>
                <w:sz w:val="18"/>
                <w:szCs w:val="18"/>
                <w:lang w:val="en-GB"/>
              </w:rPr>
              <w:t xml:space="preserve"> </w:t>
            </w:r>
            <w:r w:rsidRPr="00C61419">
              <w:rPr>
                <w:rFonts w:eastAsia="Times New Roman"/>
                <w:sz w:val="18"/>
                <w:szCs w:val="18"/>
                <w:lang w:val="en-GB"/>
              </w:rPr>
              <w:t>(</w:t>
            </w:r>
            <w:hyperlink r:id="rId23" w:history="1">
              <w:r w:rsidRPr="00C61419">
                <w:rPr>
                  <w:rStyle w:val="Hyperlink"/>
                  <w:rFonts w:ascii="Arial" w:hAnsi="Arial" w:cs="Arial"/>
                  <w:sz w:val="18"/>
                  <w:szCs w:val="18"/>
                  <w:lang w:val="en-GB"/>
                </w:rPr>
                <w:t>https://www.ansys.com/</w:t>
              </w:r>
            </w:hyperlink>
            <w:r w:rsidRPr="00C61419">
              <w:rPr>
                <w:rFonts w:eastAsia="Times New Roman"/>
                <w:sz w:val="18"/>
                <w:szCs w:val="18"/>
                <w:lang w:val="en-GB"/>
              </w:rPr>
              <w:t>)</w:t>
            </w:r>
            <w:r w:rsidRPr="00C61419">
              <w:rPr>
                <w:sz w:val="18"/>
                <w:szCs w:val="18"/>
                <w:lang w:val="en-GB"/>
              </w:rPr>
              <w:t>.</w:t>
            </w:r>
          </w:p>
          <w:tbl>
            <w:tblPr>
              <w:tblW w:w="0" w:type="auto"/>
              <w:tblBorders>
                <w:top w:val="nil"/>
                <w:left w:val="nil"/>
                <w:bottom w:val="nil"/>
                <w:right w:val="nil"/>
              </w:tblBorders>
              <w:tblLook w:val="0000" w:firstRow="0" w:lastRow="0" w:firstColumn="0" w:lastColumn="0" w:noHBand="0" w:noVBand="0"/>
            </w:tblPr>
            <w:tblGrid>
              <w:gridCol w:w="7720"/>
            </w:tblGrid>
            <w:tr w:rsidR="00FD6BDB" w:rsidRPr="00C61419" w14:paraId="19858475" w14:textId="77777777" w:rsidTr="00E91E96">
              <w:trPr>
                <w:trHeight w:val="129"/>
              </w:trPr>
              <w:tc>
                <w:tcPr>
                  <w:tcW w:w="11049" w:type="dxa"/>
                </w:tcPr>
                <w:p w14:paraId="02D3FC5F" w14:textId="24C51ED1" w:rsidR="00FD6BDB" w:rsidRPr="00C61419" w:rsidRDefault="00FD6BDB" w:rsidP="00121AB7">
                  <w:pPr>
                    <w:pStyle w:val="Listenabsatz"/>
                    <w:spacing w:before="120"/>
                    <w:ind w:left="0"/>
                    <w:rPr>
                      <w:rFonts w:eastAsiaTheme="minorHAnsi"/>
                      <w:color w:val="000000"/>
                      <w:sz w:val="18"/>
                      <w:szCs w:val="18"/>
                      <w:lang w:val="en-GB"/>
                    </w:rPr>
                  </w:pPr>
                  <w:r w:rsidRPr="00C61419">
                    <w:rPr>
                      <w:sz w:val="18"/>
                      <w:szCs w:val="18"/>
                      <w:lang w:val="en-GB"/>
                    </w:rPr>
                    <w:t>Input data: proprietary of the CAD models from the museums or scanner</w:t>
                  </w:r>
                </w:p>
              </w:tc>
            </w:tr>
          </w:tbl>
          <w:p w14:paraId="1CF7B65B" w14:textId="77777777" w:rsidR="00BE2FFF" w:rsidRPr="00C61419" w:rsidRDefault="00BE2FFF" w:rsidP="00121AB7">
            <w:pPr>
              <w:spacing w:before="120"/>
              <w:jc w:val="left"/>
              <w:cnfStyle w:val="000000100000" w:firstRow="0" w:lastRow="0" w:firstColumn="0" w:lastColumn="0" w:oddVBand="0" w:evenVBand="0" w:oddHBand="1" w:evenHBand="0" w:firstRowFirstColumn="0" w:firstRowLastColumn="0" w:lastRowFirstColumn="0" w:lastRowLastColumn="0"/>
              <w:rPr>
                <w:i/>
                <w:sz w:val="14"/>
                <w:szCs w:val="18"/>
                <w:lang w:val="en-GB"/>
              </w:rPr>
            </w:pPr>
          </w:p>
        </w:tc>
      </w:tr>
      <w:tr w:rsidR="00BE2FFF" w:rsidRPr="00C61419" w14:paraId="13314DBC" w14:textId="77777777" w:rsidTr="00397082">
        <w:trPr>
          <w:cantSplit/>
          <w:trHeight w:val="589"/>
        </w:trPr>
        <w:tc>
          <w:tcPr>
            <w:cnfStyle w:val="001000000000" w:firstRow="0" w:lastRow="0" w:firstColumn="1" w:lastColumn="0" w:oddVBand="0" w:evenVBand="0" w:oddHBand="0" w:evenHBand="0" w:firstRowFirstColumn="0" w:firstRowLastColumn="0" w:lastRowFirstColumn="0" w:lastRowLastColumn="0"/>
            <w:tcW w:w="344" w:type="dxa"/>
            <w:vAlign w:val="center"/>
          </w:tcPr>
          <w:p w14:paraId="49F2F3AB" w14:textId="77777777" w:rsidR="00BE2FFF" w:rsidRPr="00C61419" w:rsidRDefault="00BE2FFF" w:rsidP="00121AB7">
            <w:pPr>
              <w:spacing w:before="120"/>
              <w:jc w:val="center"/>
              <w:rPr>
                <w:sz w:val="18"/>
                <w:szCs w:val="18"/>
                <w:lang w:val="en-GB"/>
              </w:rPr>
            </w:pPr>
            <w:r w:rsidRPr="00C61419">
              <w:rPr>
                <w:sz w:val="18"/>
                <w:szCs w:val="18"/>
                <w:lang w:val="en-GB"/>
              </w:rPr>
              <w:t>5</w:t>
            </w:r>
          </w:p>
        </w:tc>
        <w:tc>
          <w:tcPr>
            <w:tcW w:w="1354" w:type="dxa"/>
            <w:vAlign w:val="center"/>
          </w:tcPr>
          <w:p w14:paraId="087ACC21" w14:textId="77777777" w:rsidR="00BE2FFF" w:rsidRPr="00C61419" w:rsidRDefault="00BE2FFF" w:rsidP="00121AB7">
            <w:pPr>
              <w:spacing w:before="120"/>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Workflow and its rationale</w:t>
            </w:r>
          </w:p>
        </w:tc>
        <w:tc>
          <w:tcPr>
            <w:tcW w:w="7936" w:type="dxa"/>
            <w:gridSpan w:val="2"/>
            <w:vAlign w:val="center"/>
          </w:tcPr>
          <w:p w14:paraId="69F5BBC4" w14:textId="15C3998B" w:rsidR="00BE2FFF" w:rsidRPr="00C61419" w:rsidRDefault="006017F3" w:rsidP="00121AB7">
            <w:pPr>
              <w:spacing w:before="120"/>
              <w:jc w:val="left"/>
              <w:cnfStyle w:val="000000000000" w:firstRow="0" w:lastRow="0" w:firstColumn="0" w:lastColumn="0" w:oddVBand="0" w:evenVBand="0" w:oddHBand="0" w:evenHBand="0" w:firstRowFirstColumn="0" w:firstRowLastColumn="0" w:lastRowFirstColumn="0" w:lastRowLastColumn="0"/>
              <w:rPr>
                <w:i/>
                <w:sz w:val="14"/>
                <w:szCs w:val="18"/>
                <w:lang w:val="en-GB"/>
              </w:rPr>
            </w:pPr>
            <w:r w:rsidRPr="00C61419">
              <w:rPr>
                <w:rFonts w:ascii="Verdana" w:hAnsi="Verdana" w:cs="Calibri"/>
                <w:b/>
                <w:bCs/>
                <w:noProof/>
                <w:sz w:val="18"/>
                <w:szCs w:val="18"/>
                <w:lang w:val="en-GB" w:eastAsia="de-DE"/>
              </w:rPr>
              <w:drawing>
                <wp:inline distT="0" distB="0" distL="0" distR="0" wp14:anchorId="0BE6213F" wp14:editId="69EF65B3">
                  <wp:extent cx="4835892" cy="1155560"/>
                  <wp:effectExtent l="0" t="0" r="0" b="698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22031"/>
                          <a:stretch/>
                        </pic:blipFill>
                        <pic:spPr bwMode="auto">
                          <a:xfrm>
                            <a:off x="0" y="0"/>
                            <a:ext cx="4949565" cy="11827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6DB4AEB" w14:textId="77777777" w:rsidR="006E0750" w:rsidRPr="00C61419" w:rsidRDefault="006E0750" w:rsidP="006017F3">
      <w:pPr>
        <w:pStyle w:val="Listenabsatz"/>
        <w:ind w:left="0"/>
        <w:rPr>
          <w:b/>
          <w:color w:val="000000"/>
          <w:szCs w:val="18"/>
          <w:u w:val="single"/>
          <w:lang w:val="en-GB"/>
        </w:rPr>
      </w:pPr>
    </w:p>
    <w:p w14:paraId="2DD1F55E" w14:textId="77777777" w:rsidR="006017F3" w:rsidRPr="00C61419" w:rsidRDefault="006017F3" w:rsidP="006017F3">
      <w:pPr>
        <w:pStyle w:val="Listenabsatz"/>
        <w:ind w:left="0"/>
        <w:rPr>
          <w:b/>
          <w:color w:val="000000"/>
          <w:szCs w:val="18"/>
          <w:u w:val="single"/>
          <w:lang w:val="en-GB"/>
        </w:rPr>
      </w:pPr>
      <w:r w:rsidRPr="00C61419">
        <w:rPr>
          <w:b/>
          <w:color w:val="000000"/>
          <w:szCs w:val="18"/>
          <w:u w:val="single"/>
          <w:lang w:val="en-GB"/>
        </w:rPr>
        <w:t>MODEL 2 (CETMA)</w:t>
      </w:r>
    </w:p>
    <w:p w14:paraId="490D150E" w14:textId="77777777" w:rsidR="009B52AD" w:rsidRPr="00C61419" w:rsidRDefault="009B52AD" w:rsidP="00972C9B">
      <w:pPr>
        <w:rPr>
          <w:lang w:val="en-GB"/>
        </w:rPr>
      </w:pPr>
    </w:p>
    <w:p w14:paraId="5BF43934" w14:textId="77777777" w:rsidR="00BE2FFF" w:rsidRPr="00C61419" w:rsidRDefault="00BE2FFF" w:rsidP="00972C9B">
      <w:pPr>
        <w:rPr>
          <w:lang w:val="en-GB"/>
        </w:rPr>
      </w:pPr>
    </w:p>
    <w:tbl>
      <w:tblPr>
        <w:tblStyle w:val="TableGridLight1"/>
        <w:tblW w:w="4731" w:type="pct"/>
        <w:tblInd w:w="250" w:type="dxa"/>
        <w:tblLayout w:type="fixed"/>
        <w:tblLook w:val="04A0" w:firstRow="1" w:lastRow="0" w:firstColumn="1" w:lastColumn="0" w:noHBand="0" w:noVBand="1"/>
      </w:tblPr>
      <w:tblGrid>
        <w:gridCol w:w="735"/>
        <w:gridCol w:w="1845"/>
        <w:gridCol w:w="6530"/>
      </w:tblGrid>
      <w:tr w:rsidR="00BE2FFF" w:rsidRPr="00C61419" w14:paraId="083BC920" w14:textId="77777777" w:rsidTr="00121AB7">
        <w:trPr>
          <w:cantSplit/>
          <w:trHeight w:val="375"/>
        </w:trPr>
        <w:tc>
          <w:tcPr>
            <w:tcW w:w="735" w:type="dxa"/>
            <w:shd w:val="clear" w:color="auto" w:fill="F18A87"/>
            <w:vAlign w:val="center"/>
          </w:tcPr>
          <w:p w14:paraId="0A1EE47F" w14:textId="77777777" w:rsidR="00BE2FFF" w:rsidRPr="00C61419" w:rsidRDefault="00BE2FFF" w:rsidP="00121AB7">
            <w:pPr>
              <w:spacing w:before="120"/>
              <w:jc w:val="center"/>
              <w:rPr>
                <w:b/>
                <w:sz w:val="20"/>
                <w:szCs w:val="18"/>
                <w:lang w:val="en-GB"/>
              </w:rPr>
            </w:pPr>
            <w:r w:rsidRPr="00C61419">
              <w:rPr>
                <w:b/>
                <w:sz w:val="20"/>
                <w:szCs w:val="18"/>
                <w:lang w:val="en-GB"/>
              </w:rPr>
              <w:t>1</w:t>
            </w:r>
          </w:p>
        </w:tc>
        <w:tc>
          <w:tcPr>
            <w:tcW w:w="8375" w:type="dxa"/>
            <w:gridSpan w:val="2"/>
            <w:shd w:val="clear" w:color="auto" w:fill="F18A87"/>
          </w:tcPr>
          <w:p w14:paraId="5E30911C" w14:textId="77777777" w:rsidR="00BE2FFF" w:rsidRPr="00C61419" w:rsidRDefault="00BE2FFF" w:rsidP="00121AB7">
            <w:pPr>
              <w:spacing w:before="120"/>
              <w:jc w:val="left"/>
              <w:rPr>
                <w:b/>
                <w:i/>
                <w:smallCaps/>
                <w:sz w:val="20"/>
                <w:szCs w:val="18"/>
                <w:lang w:val="en-GB"/>
              </w:rPr>
            </w:pPr>
            <w:r w:rsidRPr="00C61419">
              <w:rPr>
                <w:b/>
                <w:noProof/>
                <w:sz w:val="20"/>
                <w:szCs w:val="18"/>
                <w:lang w:val="en-GB" w:eastAsia="de-DE"/>
              </w:rPr>
              <mc:AlternateContent>
                <mc:Choice Requires="wps">
                  <w:drawing>
                    <wp:anchor distT="0" distB="0" distL="114300" distR="114300" simplePos="0" relativeHeight="251665408" behindDoc="0" locked="0" layoutInCell="1" allowOverlap="1" wp14:anchorId="72514424" wp14:editId="32AFFD7C">
                      <wp:simplePos x="0" y="0"/>
                      <wp:positionH relativeFrom="column">
                        <wp:posOffset>4759259</wp:posOffset>
                      </wp:positionH>
                      <wp:positionV relativeFrom="paragraph">
                        <wp:posOffset>-228202</wp:posOffset>
                      </wp:positionV>
                      <wp:extent cx="465455" cy="485775"/>
                      <wp:effectExtent l="0" t="0" r="10795" b="28575"/>
                      <wp:wrapNone/>
                      <wp:docPr id="27" name="Oval 30"/>
                      <wp:cNvGraphicFramePr/>
                      <a:graphic xmlns:a="http://schemas.openxmlformats.org/drawingml/2006/main">
                        <a:graphicData uri="http://schemas.microsoft.com/office/word/2010/wordprocessingShape">
                          <wps:wsp>
                            <wps:cNvSpPr/>
                            <wps:spPr>
                              <a:xfrm>
                                <a:off x="0" y="0"/>
                                <a:ext cx="465455" cy="485775"/>
                              </a:xfrm>
                              <a:prstGeom prst="ellipse">
                                <a:avLst/>
                              </a:prstGeom>
                              <a:solidFill>
                                <a:srgbClr val="F18A87"/>
                              </a:solidFill>
                              <a:ln w="25400" cap="flat" cmpd="sng" algn="ctr">
                                <a:solidFill>
                                  <a:srgbClr val="C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oval w14:anchorId="6802984C" id="Oval 30" o:spid="_x0000_s1026" style="position:absolute;margin-left:374.75pt;margin-top:-17.95pt;width:36.6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" fillcolor="#f18a87" strokecolor="#c00000" strokeweight="2pt"/>
                  </w:pict>
                </mc:Fallback>
              </mc:AlternateContent>
            </w:r>
            <w:r w:rsidRPr="00C61419">
              <w:rPr>
                <w:b/>
                <w:smallCaps/>
                <w:sz w:val="20"/>
                <w:szCs w:val="18"/>
                <w:lang w:val="en-GB"/>
              </w:rPr>
              <w:t xml:space="preserve">Aspect of the User Case/System to be Simulated </w:t>
            </w:r>
          </w:p>
        </w:tc>
      </w:tr>
      <w:tr w:rsidR="00BE2FFF" w:rsidRPr="00C61419" w14:paraId="60F6EABF" w14:textId="77777777" w:rsidTr="00185546">
        <w:trPr>
          <w:cantSplit/>
        </w:trPr>
        <w:tc>
          <w:tcPr>
            <w:tcW w:w="735" w:type="dxa"/>
            <w:vAlign w:val="center"/>
          </w:tcPr>
          <w:p w14:paraId="789F7DF4" w14:textId="77777777" w:rsidR="00BE2FFF" w:rsidRPr="00C61419" w:rsidRDefault="00BE2FFF" w:rsidP="00121AB7">
            <w:pPr>
              <w:spacing w:before="120"/>
              <w:jc w:val="center"/>
              <w:rPr>
                <w:sz w:val="18"/>
                <w:szCs w:val="18"/>
                <w:lang w:val="en-GB"/>
              </w:rPr>
            </w:pPr>
            <w:r w:rsidRPr="00C61419">
              <w:rPr>
                <w:sz w:val="18"/>
                <w:szCs w:val="18"/>
                <w:lang w:val="en-GB"/>
              </w:rPr>
              <w:t>1.1</w:t>
            </w:r>
          </w:p>
        </w:tc>
        <w:tc>
          <w:tcPr>
            <w:tcW w:w="1845" w:type="dxa"/>
            <w:vAlign w:val="center"/>
          </w:tcPr>
          <w:p w14:paraId="19AFF5B9"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Aspect of the User Case to be simulated</w:t>
            </w:r>
          </w:p>
          <w:p w14:paraId="0E728C42" w14:textId="77777777" w:rsidR="00BE2FFF" w:rsidRPr="00C61419" w:rsidRDefault="00BE2FFF" w:rsidP="00121AB7">
            <w:pPr>
              <w:spacing w:before="120"/>
              <w:jc w:val="right"/>
              <w:rPr>
                <w:b/>
                <w:smallCaps/>
                <w:sz w:val="18"/>
                <w:szCs w:val="18"/>
                <w:lang w:val="en-GB"/>
              </w:rPr>
            </w:pPr>
          </w:p>
        </w:tc>
        <w:tc>
          <w:tcPr>
            <w:tcW w:w="6530" w:type="dxa"/>
            <w:vAlign w:val="center"/>
          </w:tcPr>
          <w:p w14:paraId="1F189B29" w14:textId="77CBD9B0" w:rsidR="00CE261B" w:rsidRPr="00C61419" w:rsidRDefault="00BE2FFF" w:rsidP="00121AB7">
            <w:pPr>
              <w:spacing w:before="120"/>
              <w:jc w:val="left"/>
              <w:rPr>
                <w:sz w:val="18"/>
                <w:szCs w:val="18"/>
                <w:lang w:val="en-GB"/>
              </w:rPr>
            </w:pPr>
            <w:r w:rsidRPr="00C61419">
              <w:rPr>
                <w:sz w:val="18"/>
                <w:szCs w:val="18"/>
                <w:lang w:val="en-GB"/>
              </w:rPr>
              <w:t xml:space="preserve">The CFD analyses allow to predict the indoor microclimatic parameter values (temperature, humidity and air velocity) in the exhibition room, </w:t>
            </w:r>
            <w:proofErr w:type="spellStart"/>
            <w:r w:rsidRPr="00C61419">
              <w:rPr>
                <w:sz w:val="18"/>
                <w:szCs w:val="18"/>
                <w:lang w:val="en-GB"/>
              </w:rPr>
              <w:t>varing</w:t>
            </w:r>
            <w:proofErr w:type="spellEnd"/>
            <w:r w:rsidRPr="00C61419">
              <w:rPr>
                <w:sz w:val="18"/>
                <w:szCs w:val="18"/>
                <w:lang w:val="en-GB"/>
              </w:rPr>
              <w:t xml:space="preserve"> different elements (HVAC system operating conditions, solar radiation, building structure, visitors’ presence).</w:t>
            </w:r>
          </w:p>
          <w:p w14:paraId="2970A1AB" w14:textId="77777777" w:rsidR="00BE2FFF" w:rsidRPr="00C61419" w:rsidRDefault="00BE2FFF" w:rsidP="00121AB7">
            <w:pPr>
              <w:spacing w:before="120"/>
              <w:jc w:val="left"/>
              <w:rPr>
                <w:i/>
                <w:color w:val="808080"/>
                <w:sz w:val="18"/>
                <w:szCs w:val="18"/>
                <w:lang w:val="en-GB"/>
              </w:rPr>
            </w:pPr>
          </w:p>
        </w:tc>
      </w:tr>
      <w:tr w:rsidR="00BE2FFF" w:rsidRPr="00C61419" w14:paraId="27AEEDDC" w14:textId="77777777" w:rsidTr="00185546">
        <w:trPr>
          <w:cantSplit/>
        </w:trPr>
        <w:tc>
          <w:tcPr>
            <w:tcW w:w="735" w:type="dxa"/>
            <w:vAlign w:val="center"/>
          </w:tcPr>
          <w:p w14:paraId="7B98821E" w14:textId="77777777" w:rsidR="00BE2FFF" w:rsidRPr="00C61419" w:rsidRDefault="00BE2FFF" w:rsidP="00121AB7">
            <w:pPr>
              <w:spacing w:before="120"/>
              <w:jc w:val="center"/>
              <w:rPr>
                <w:sz w:val="18"/>
                <w:szCs w:val="18"/>
                <w:lang w:val="en-GB"/>
              </w:rPr>
            </w:pPr>
            <w:r w:rsidRPr="00C61419">
              <w:rPr>
                <w:sz w:val="18"/>
                <w:szCs w:val="18"/>
                <w:lang w:val="en-GB"/>
              </w:rPr>
              <w:t>1.2</w:t>
            </w:r>
          </w:p>
        </w:tc>
        <w:tc>
          <w:tcPr>
            <w:tcW w:w="1845" w:type="dxa"/>
            <w:vAlign w:val="center"/>
          </w:tcPr>
          <w:p w14:paraId="24C4A5D9"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Material</w:t>
            </w:r>
          </w:p>
        </w:tc>
        <w:tc>
          <w:tcPr>
            <w:tcW w:w="6530" w:type="dxa"/>
            <w:vAlign w:val="center"/>
          </w:tcPr>
          <w:p w14:paraId="271B2D81" w14:textId="77777777" w:rsidR="00BE2FFF" w:rsidRPr="00C61419" w:rsidRDefault="00BE2FFF" w:rsidP="00185546">
            <w:pPr>
              <w:spacing w:before="120"/>
              <w:jc w:val="left"/>
              <w:rPr>
                <w:sz w:val="18"/>
                <w:szCs w:val="18"/>
                <w:lang w:val="en-GB"/>
              </w:rPr>
            </w:pPr>
            <w:r w:rsidRPr="00C61419">
              <w:rPr>
                <w:sz w:val="18"/>
                <w:szCs w:val="18"/>
                <w:lang w:val="en-GB"/>
              </w:rPr>
              <w:t xml:space="preserve">Air and water </w:t>
            </w:r>
            <w:proofErr w:type="spellStart"/>
            <w:r w:rsidRPr="00C61419">
              <w:rPr>
                <w:sz w:val="18"/>
                <w:szCs w:val="18"/>
                <w:lang w:val="en-GB"/>
              </w:rPr>
              <w:t>vapor</w:t>
            </w:r>
            <w:proofErr w:type="spellEnd"/>
          </w:p>
          <w:p w14:paraId="58AD8621" w14:textId="77777777" w:rsidR="00BE2FFF" w:rsidRPr="00C61419" w:rsidRDefault="00BE2FFF" w:rsidP="00185546">
            <w:pPr>
              <w:spacing w:before="120"/>
              <w:jc w:val="left"/>
              <w:rPr>
                <w:sz w:val="18"/>
                <w:szCs w:val="18"/>
                <w:lang w:val="en-GB"/>
              </w:rPr>
            </w:pPr>
            <w:r w:rsidRPr="00C61419">
              <w:rPr>
                <w:sz w:val="18"/>
                <w:szCs w:val="18"/>
                <w:lang w:val="en-GB"/>
              </w:rPr>
              <w:t>Walls materials: marble, wood, bricks, plaster</w:t>
            </w:r>
          </w:p>
          <w:p w14:paraId="13FF78C8" w14:textId="77777777" w:rsidR="00BE2FFF" w:rsidRPr="00C61419" w:rsidRDefault="00BE2FFF" w:rsidP="00185546">
            <w:pPr>
              <w:spacing w:before="120"/>
              <w:jc w:val="left"/>
              <w:rPr>
                <w:sz w:val="18"/>
                <w:szCs w:val="18"/>
                <w:lang w:val="en-GB"/>
              </w:rPr>
            </w:pPr>
            <w:r w:rsidRPr="00C61419">
              <w:rPr>
                <w:sz w:val="18"/>
                <w:szCs w:val="18"/>
                <w:lang w:val="en-GB"/>
              </w:rPr>
              <w:t>Artworks material</w:t>
            </w:r>
          </w:p>
          <w:p w14:paraId="4AC94D7F" w14:textId="77777777" w:rsidR="00BE2FFF" w:rsidRPr="00C61419" w:rsidRDefault="00BE2FFF" w:rsidP="00185546">
            <w:pPr>
              <w:spacing w:before="120"/>
              <w:jc w:val="left"/>
              <w:rPr>
                <w:i/>
                <w:sz w:val="18"/>
                <w:szCs w:val="18"/>
                <w:lang w:val="en-GB"/>
              </w:rPr>
            </w:pPr>
          </w:p>
        </w:tc>
      </w:tr>
      <w:tr w:rsidR="00BE2FFF" w:rsidRPr="00C61419" w14:paraId="05E88CC4" w14:textId="77777777" w:rsidTr="00185546">
        <w:trPr>
          <w:cantSplit/>
        </w:trPr>
        <w:tc>
          <w:tcPr>
            <w:tcW w:w="735" w:type="dxa"/>
            <w:vAlign w:val="center"/>
          </w:tcPr>
          <w:p w14:paraId="7CE7D9E6" w14:textId="77777777" w:rsidR="00BE2FFF" w:rsidRPr="00C61419" w:rsidRDefault="00BE2FFF" w:rsidP="00121AB7">
            <w:pPr>
              <w:spacing w:before="120"/>
              <w:jc w:val="center"/>
              <w:rPr>
                <w:sz w:val="18"/>
                <w:szCs w:val="18"/>
                <w:lang w:val="en-GB"/>
              </w:rPr>
            </w:pPr>
            <w:r w:rsidRPr="00C61419">
              <w:rPr>
                <w:sz w:val="18"/>
                <w:szCs w:val="18"/>
                <w:lang w:val="en-GB"/>
              </w:rPr>
              <w:t>1.3</w:t>
            </w:r>
          </w:p>
        </w:tc>
        <w:tc>
          <w:tcPr>
            <w:tcW w:w="1845" w:type="dxa"/>
            <w:vAlign w:val="center"/>
          </w:tcPr>
          <w:p w14:paraId="659F499C" w14:textId="0F6E8A8C" w:rsidR="0017759A" w:rsidRPr="00C61419" w:rsidRDefault="00BE2FFF" w:rsidP="00121AB7">
            <w:pPr>
              <w:spacing w:before="120"/>
              <w:jc w:val="right"/>
              <w:rPr>
                <w:b/>
                <w:smallCaps/>
                <w:sz w:val="18"/>
                <w:szCs w:val="18"/>
                <w:lang w:val="en-GB"/>
              </w:rPr>
            </w:pPr>
            <w:r w:rsidRPr="00C61419">
              <w:rPr>
                <w:b/>
                <w:smallCaps/>
                <w:sz w:val="18"/>
                <w:szCs w:val="18"/>
                <w:lang w:val="en-GB"/>
              </w:rPr>
              <w:t>Geometry</w:t>
            </w:r>
          </w:p>
        </w:tc>
        <w:tc>
          <w:tcPr>
            <w:tcW w:w="6530" w:type="dxa"/>
            <w:vAlign w:val="center"/>
          </w:tcPr>
          <w:p w14:paraId="32C68BA8" w14:textId="0C32B562" w:rsidR="0017759A" w:rsidRPr="00C61419" w:rsidRDefault="000D3114" w:rsidP="00185546">
            <w:pPr>
              <w:tabs>
                <w:tab w:val="left" w:pos="1365"/>
              </w:tabs>
              <w:spacing w:before="120"/>
              <w:jc w:val="left"/>
              <w:rPr>
                <w:sz w:val="18"/>
                <w:szCs w:val="18"/>
                <w:lang w:val="en-GB"/>
              </w:rPr>
            </w:pPr>
            <w:r w:rsidRPr="00C61419">
              <w:rPr>
                <w:sz w:val="18"/>
                <w:szCs w:val="18"/>
                <w:lang w:val="en-GB"/>
              </w:rPr>
              <w:t>Sim</w:t>
            </w:r>
            <w:r w:rsidR="00CE261B" w:rsidRPr="00C61419">
              <w:rPr>
                <w:sz w:val="18"/>
                <w:szCs w:val="18"/>
                <w:lang w:val="en-GB"/>
              </w:rPr>
              <w:t>ulated room as provided by IUAV.</w:t>
            </w:r>
          </w:p>
        </w:tc>
      </w:tr>
      <w:tr w:rsidR="00BE2FFF" w:rsidRPr="00C61419" w14:paraId="3941CADA" w14:textId="77777777" w:rsidTr="00185546">
        <w:trPr>
          <w:cantSplit/>
        </w:trPr>
        <w:tc>
          <w:tcPr>
            <w:tcW w:w="735" w:type="dxa"/>
            <w:vAlign w:val="center"/>
          </w:tcPr>
          <w:p w14:paraId="456D01C9" w14:textId="77777777" w:rsidR="00BE2FFF" w:rsidRPr="00C61419" w:rsidRDefault="00BE2FFF" w:rsidP="00121AB7">
            <w:pPr>
              <w:spacing w:before="120"/>
              <w:jc w:val="center"/>
              <w:rPr>
                <w:sz w:val="18"/>
                <w:szCs w:val="18"/>
                <w:lang w:val="en-GB"/>
              </w:rPr>
            </w:pPr>
            <w:r w:rsidRPr="00C61419">
              <w:rPr>
                <w:sz w:val="18"/>
                <w:szCs w:val="18"/>
                <w:lang w:val="en-GB"/>
              </w:rPr>
              <w:t>1.4</w:t>
            </w:r>
          </w:p>
        </w:tc>
        <w:tc>
          <w:tcPr>
            <w:tcW w:w="1845" w:type="dxa"/>
            <w:vAlign w:val="center"/>
          </w:tcPr>
          <w:p w14:paraId="01EA59E9"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Time Lapse</w:t>
            </w:r>
          </w:p>
        </w:tc>
        <w:tc>
          <w:tcPr>
            <w:tcW w:w="6530" w:type="dxa"/>
            <w:vAlign w:val="center"/>
          </w:tcPr>
          <w:p w14:paraId="3C9D3A1B" w14:textId="77777777" w:rsidR="007B435C" w:rsidRPr="00C61419" w:rsidRDefault="007B435C" w:rsidP="00185546">
            <w:pPr>
              <w:spacing w:before="120"/>
              <w:contextualSpacing/>
              <w:jc w:val="left"/>
              <w:rPr>
                <w:sz w:val="18"/>
                <w:szCs w:val="18"/>
                <w:lang w:val="en-GB"/>
              </w:rPr>
            </w:pPr>
            <w:r w:rsidRPr="00C61419">
              <w:rPr>
                <w:sz w:val="18"/>
                <w:szCs w:val="18"/>
                <w:lang w:val="en-GB"/>
              </w:rPr>
              <w:t xml:space="preserve">The simulations conditions cover all the year, so three </w:t>
            </w:r>
            <w:proofErr w:type="spellStart"/>
            <w:r w:rsidRPr="00C61419">
              <w:rPr>
                <w:sz w:val="18"/>
                <w:szCs w:val="18"/>
                <w:lang w:val="en-GB"/>
              </w:rPr>
              <w:t>rappresentative</w:t>
            </w:r>
            <w:proofErr w:type="spellEnd"/>
            <w:r w:rsidRPr="00C61419">
              <w:rPr>
                <w:sz w:val="18"/>
                <w:szCs w:val="18"/>
                <w:lang w:val="en-GB"/>
              </w:rPr>
              <w:t xml:space="preserve"> days are considered:</w:t>
            </w:r>
          </w:p>
          <w:p w14:paraId="0CB0CA9E" w14:textId="77777777" w:rsidR="006C5EBC" w:rsidRPr="00C61419" w:rsidRDefault="006C5EBC" w:rsidP="00185546">
            <w:pPr>
              <w:spacing w:before="120"/>
              <w:contextualSpacing/>
              <w:jc w:val="left"/>
              <w:rPr>
                <w:sz w:val="18"/>
                <w:szCs w:val="18"/>
                <w:lang w:val="en-GB"/>
              </w:rPr>
            </w:pPr>
          </w:p>
          <w:p w14:paraId="76CAEBA8" w14:textId="77777777" w:rsidR="007B435C" w:rsidRPr="00C61419" w:rsidRDefault="007B435C" w:rsidP="00185546">
            <w:pPr>
              <w:spacing w:before="120"/>
              <w:contextualSpacing/>
              <w:jc w:val="left"/>
              <w:rPr>
                <w:sz w:val="18"/>
                <w:szCs w:val="18"/>
                <w:lang w:val="en-GB"/>
              </w:rPr>
            </w:pPr>
            <w:r w:rsidRPr="00C61419">
              <w:rPr>
                <w:sz w:val="18"/>
                <w:szCs w:val="18"/>
                <w:lang w:val="en-GB"/>
              </w:rPr>
              <w:t>-</w:t>
            </w:r>
            <w:r w:rsidRPr="00C61419">
              <w:rPr>
                <w:sz w:val="18"/>
                <w:szCs w:val="18"/>
                <w:lang w:val="en-GB"/>
              </w:rPr>
              <w:tab/>
              <w:t>Winter design day,</w:t>
            </w:r>
          </w:p>
          <w:p w14:paraId="61BF81AB" w14:textId="77777777" w:rsidR="007B435C" w:rsidRPr="00C61419" w:rsidRDefault="007B435C" w:rsidP="00185546">
            <w:pPr>
              <w:spacing w:before="120"/>
              <w:contextualSpacing/>
              <w:jc w:val="left"/>
              <w:rPr>
                <w:sz w:val="18"/>
                <w:szCs w:val="18"/>
                <w:lang w:val="en-GB"/>
              </w:rPr>
            </w:pPr>
            <w:r w:rsidRPr="00C61419">
              <w:rPr>
                <w:sz w:val="18"/>
                <w:szCs w:val="18"/>
                <w:lang w:val="en-GB"/>
              </w:rPr>
              <w:t>-</w:t>
            </w:r>
            <w:r w:rsidRPr="00C61419">
              <w:rPr>
                <w:sz w:val="18"/>
                <w:szCs w:val="18"/>
                <w:lang w:val="en-GB"/>
              </w:rPr>
              <w:tab/>
              <w:t>Summer design day,</w:t>
            </w:r>
          </w:p>
          <w:p w14:paraId="7FD9E65C" w14:textId="0ADE5DDB" w:rsidR="0017759A" w:rsidRPr="00C61419" w:rsidRDefault="007B435C" w:rsidP="00185546">
            <w:pPr>
              <w:spacing w:before="120"/>
              <w:contextualSpacing/>
              <w:jc w:val="left"/>
              <w:rPr>
                <w:sz w:val="18"/>
                <w:szCs w:val="18"/>
                <w:lang w:val="en-GB"/>
              </w:rPr>
            </w:pPr>
            <w:r w:rsidRPr="00C61419">
              <w:rPr>
                <w:sz w:val="18"/>
                <w:szCs w:val="18"/>
                <w:lang w:val="en-GB"/>
              </w:rPr>
              <w:t>-</w:t>
            </w:r>
            <w:r w:rsidRPr="00C61419">
              <w:rPr>
                <w:sz w:val="18"/>
                <w:szCs w:val="18"/>
                <w:lang w:val="en-GB"/>
              </w:rPr>
              <w:tab/>
              <w:t>Typical day of intermediate season.</w:t>
            </w:r>
          </w:p>
          <w:p w14:paraId="7633B8B4" w14:textId="14403FBD" w:rsidR="007B435C" w:rsidRPr="00C61419" w:rsidRDefault="007B435C" w:rsidP="00185546">
            <w:pPr>
              <w:spacing w:before="120"/>
              <w:contextualSpacing/>
              <w:jc w:val="left"/>
              <w:rPr>
                <w:sz w:val="18"/>
                <w:szCs w:val="18"/>
                <w:lang w:val="en-GB"/>
              </w:rPr>
            </w:pPr>
          </w:p>
        </w:tc>
      </w:tr>
      <w:tr w:rsidR="00BE2FFF" w:rsidRPr="00C61419" w14:paraId="5536D062" w14:textId="77777777" w:rsidTr="00185546">
        <w:trPr>
          <w:cantSplit/>
        </w:trPr>
        <w:tc>
          <w:tcPr>
            <w:tcW w:w="735" w:type="dxa"/>
            <w:vAlign w:val="center"/>
          </w:tcPr>
          <w:p w14:paraId="2C0FD19B" w14:textId="7863C713" w:rsidR="00BE2FFF" w:rsidRPr="00C61419" w:rsidRDefault="00BE2FFF" w:rsidP="00121AB7">
            <w:pPr>
              <w:spacing w:before="120"/>
              <w:jc w:val="center"/>
              <w:rPr>
                <w:sz w:val="18"/>
                <w:szCs w:val="18"/>
                <w:lang w:val="en-GB"/>
              </w:rPr>
            </w:pPr>
            <w:r w:rsidRPr="00C61419">
              <w:rPr>
                <w:sz w:val="18"/>
                <w:szCs w:val="18"/>
                <w:lang w:val="en-GB"/>
              </w:rPr>
              <w:t>1.5</w:t>
            </w:r>
          </w:p>
        </w:tc>
        <w:tc>
          <w:tcPr>
            <w:tcW w:w="1845" w:type="dxa"/>
            <w:vAlign w:val="center"/>
          </w:tcPr>
          <w:p w14:paraId="75E8FAED"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Manufacturing process or</w:t>
            </w:r>
          </w:p>
          <w:p w14:paraId="05EF4B37"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 xml:space="preserve"> in-service conditions</w:t>
            </w:r>
          </w:p>
        </w:tc>
        <w:tc>
          <w:tcPr>
            <w:tcW w:w="6530" w:type="dxa"/>
            <w:vAlign w:val="center"/>
          </w:tcPr>
          <w:p w14:paraId="3BB743D3" w14:textId="77777777" w:rsidR="00BE2FFF" w:rsidRPr="00C61419" w:rsidRDefault="00BE2FFF" w:rsidP="00185546">
            <w:pPr>
              <w:spacing w:before="120"/>
              <w:contextualSpacing/>
              <w:jc w:val="left"/>
              <w:rPr>
                <w:sz w:val="18"/>
                <w:szCs w:val="18"/>
                <w:lang w:val="en-GB"/>
              </w:rPr>
            </w:pPr>
            <w:r w:rsidRPr="00C61419">
              <w:rPr>
                <w:sz w:val="18"/>
                <w:szCs w:val="18"/>
                <w:lang w:val="en-GB"/>
              </w:rPr>
              <w:t xml:space="preserve">CFD boundary conditions as regards the energy flux through the room walls and the thermal–hygrometric conditions of the supply </w:t>
            </w:r>
            <w:proofErr w:type="gramStart"/>
            <w:r w:rsidRPr="00C61419">
              <w:rPr>
                <w:sz w:val="18"/>
                <w:szCs w:val="18"/>
                <w:lang w:val="en-GB"/>
              </w:rPr>
              <w:t>air,</w:t>
            </w:r>
            <w:proofErr w:type="gramEnd"/>
            <w:r w:rsidRPr="00C61419">
              <w:rPr>
                <w:sz w:val="18"/>
                <w:szCs w:val="18"/>
                <w:lang w:val="en-GB"/>
              </w:rPr>
              <w:t xml:space="preserve"> are provided by using the BEPS program.</w:t>
            </w:r>
          </w:p>
          <w:p w14:paraId="48252CDC" w14:textId="77777777" w:rsidR="00CE261B" w:rsidRPr="00C61419" w:rsidRDefault="00CE261B" w:rsidP="00185546">
            <w:pPr>
              <w:spacing w:before="120"/>
              <w:contextualSpacing/>
              <w:jc w:val="left"/>
              <w:rPr>
                <w:sz w:val="18"/>
                <w:szCs w:val="18"/>
                <w:lang w:val="en-GB"/>
              </w:rPr>
            </w:pPr>
          </w:p>
        </w:tc>
      </w:tr>
      <w:tr w:rsidR="00BE2FFF" w:rsidRPr="00C61419" w14:paraId="08B931D1" w14:textId="77777777" w:rsidTr="00185546">
        <w:trPr>
          <w:cantSplit/>
          <w:trHeight w:val="392"/>
        </w:trPr>
        <w:tc>
          <w:tcPr>
            <w:tcW w:w="735" w:type="dxa"/>
            <w:vAlign w:val="center"/>
          </w:tcPr>
          <w:p w14:paraId="32E51EFD" w14:textId="77777777" w:rsidR="00BE2FFF" w:rsidRPr="00C61419" w:rsidRDefault="00BE2FFF" w:rsidP="00121AB7">
            <w:pPr>
              <w:spacing w:before="120"/>
              <w:jc w:val="center"/>
              <w:rPr>
                <w:sz w:val="18"/>
                <w:szCs w:val="18"/>
                <w:lang w:val="en-GB"/>
              </w:rPr>
            </w:pPr>
            <w:r w:rsidRPr="00C61419">
              <w:rPr>
                <w:sz w:val="18"/>
                <w:szCs w:val="18"/>
                <w:lang w:val="en-GB"/>
              </w:rPr>
              <w:t>1.6</w:t>
            </w:r>
          </w:p>
        </w:tc>
        <w:tc>
          <w:tcPr>
            <w:tcW w:w="1845" w:type="dxa"/>
            <w:vAlign w:val="center"/>
          </w:tcPr>
          <w:p w14:paraId="1AE28C28"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Publication on this data</w:t>
            </w:r>
          </w:p>
        </w:tc>
        <w:tc>
          <w:tcPr>
            <w:tcW w:w="6530" w:type="dxa"/>
            <w:vAlign w:val="center"/>
          </w:tcPr>
          <w:p w14:paraId="2F5F24F5" w14:textId="77777777" w:rsidR="00BE2FFF" w:rsidRPr="00C61419" w:rsidRDefault="006C5EBC" w:rsidP="00185546">
            <w:pPr>
              <w:spacing w:before="120"/>
              <w:contextualSpacing/>
              <w:jc w:val="left"/>
              <w:rPr>
                <w:sz w:val="18"/>
                <w:szCs w:val="18"/>
                <w:lang w:val="en-GB"/>
              </w:rPr>
            </w:pPr>
            <w:proofErr w:type="spellStart"/>
            <w:r w:rsidRPr="00C61419">
              <w:rPr>
                <w:sz w:val="18"/>
                <w:szCs w:val="18"/>
                <w:lang w:val="en-GB"/>
              </w:rPr>
              <w:t>Fabrizio</w:t>
            </w:r>
            <w:proofErr w:type="spellEnd"/>
            <w:r w:rsidRPr="00C61419">
              <w:rPr>
                <w:sz w:val="18"/>
                <w:szCs w:val="18"/>
                <w:lang w:val="en-GB"/>
              </w:rPr>
              <w:t xml:space="preserve"> </w:t>
            </w:r>
            <w:proofErr w:type="spellStart"/>
            <w:r w:rsidRPr="00C61419">
              <w:rPr>
                <w:sz w:val="18"/>
                <w:szCs w:val="18"/>
                <w:lang w:val="en-GB"/>
              </w:rPr>
              <w:t>Ascione</w:t>
            </w:r>
            <w:proofErr w:type="spellEnd"/>
            <w:r w:rsidRPr="00C61419">
              <w:rPr>
                <w:sz w:val="18"/>
                <w:szCs w:val="18"/>
                <w:lang w:val="en-GB"/>
              </w:rPr>
              <w:t xml:space="preserve">, Laura </w:t>
            </w:r>
            <w:proofErr w:type="spellStart"/>
            <w:r w:rsidRPr="00C61419">
              <w:rPr>
                <w:sz w:val="18"/>
                <w:szCs w:val="18"/>
                <w:lang w:val="en-GB"/>
              </w:rPr>
              <w:t>Bellia</w:t>
            </w:r>
            <w:proofErr w:type="spellEnd"/>
            <w:r w:rsidRPr="00C61419">
              <w:rPr>
                <w:sz w:val="18"/>
                <w:szCs w:val="18"/>
                <w:lang w:val="en-GB"/>
              </w:rPr>
              <w:t>, Alfonso Capozzoli, “A coupled numerical approach on museum air conditioning: Energy and fluid-dynamic analysis”, Applied Energy 103 (2013) 416–427</w:t>
            </w:r>
          </w:p>
          <w:p w14:paraId="00278F83" w14:textId="52089C40" w:rsidR="00185546" w:rsidRPr="00C61419" w:rsidRDefault="00185546" w:rsidP="00185546">
            <w:pPr>
              <w:spacing w:before="120"/>
              <w:contextualSpacing/>
              <w:jc w:val="left"/>
              <w:rPr>
                <w:sz w:val="18"/>
                <w:szCs w:val="18"/>
                <w:lang w:val="en-GB"/>
              </w:rPr>
            </w:pPr>
          </w:p>
        </w:tc>
      </w:tr>
    </w:tbl>
    <w:p w14:paraId="43B8CC42" w14:textId="77777777" w:rsidR="00BE2FFF" w:rsidRPr="00C61419" w:rsidRDefault="00BE2FFF" w:rsidP="00BE2FFF">
      <w:pPr>
        <w:spacing w:before="0" w:after="0"/>
        <w:jc w:val="left"/>
        <w:rPr>
          <w:rFonts w:ascii="Verdana" w:eastAsia="Calibri" w:hAnsi="Verdana" w:cs="Times New Roman"/>
          <w:sz w:val="18"/>
          <w:szCs w:val="18"/>
          <w:lang w:val="en-GB" w:eastAsia="en-US"/>
        </w:rPr>
      </w:pPr>
    </w:p>
    <w:p w14:paraId="22BA6ADF" w14:textId="71F77B1D" w:rsidR="006017F3" w:rsidRPr="00C61419" w:rsidRDefault="006017F3">
      <w:pPr>
        <w:spacing w:before="0" w:after="0"/>
        <w:jc w:val="left"/>
        <w:rPr>
          <w:rFonts w:ascii="Verdana" w:eastAsia="Calibri" w:hAnsi="Verdana" w:cs="Times New Roman"/>
          <w:sz w:val="18"/>
          <w:szCs w:val="18"/>
          <w:lang w:val="en-GB" w:eastAsia="en-US"/>
        </w:rPr>
      </w:pPr>
      <w:r w:rsidRPr="00C61419">
        <w:rPr>
          <w:rFonts w:ascii="Verdana" w:eastAsia="Calibri" w:hAnsi="Verdana" w:cs="Times New Roman"/>
          <w:sz w:val="18"/>
          <w:szCs w:val="18"/>
          <w:lang w:val="en-GB" w:eastAsia="en-US"/>
        </w:rPr>
        <w:br w:type="page"/>
      </w:r>
    </w:p>
    <w:p w14:paraId="3E3B09FC" w14:textId="77777777" w:rsidR="00BE2FFF" w:rsidRPr="00C61419" w:rsidRDefault="00BE2FFF" w:rsidP="00BE2FFF">
      <w:pPr>
        <w:spacing w:before="0" w:after="0"/>
        <w:jc w:val="left"/>
        <w:rPr>
          <w:rFonts w:ascii="Verdana" w:eastAsia="Calibri" w:hAnsi="Verdana" w:cs="Times New Roman"/>
          <w:sz w:val="18"/>
          <w:szCs w:val="18"/>
          <w:lang w:val="en-GB" w:eastAsia="en-US"/>
        </w:rPr>
      </w:pPr>
    </w:p>
    <w:tbl>
      <w:tblPr>
        <w:tblStyle w:val="TableGridLight1"/>
        <w:tblW w:w="4947" w:type="pct"/>
        <w:tblInd w:w="250" w:type="dxa"/>
        <w:tblLayout w:type="fixed"/>
        <w:tblLook w:val="04A0" w:firstRow="1" w:lastRow="0" w:firstColumn="1" w:lastColumn="0" w:noHBand="0" w:noVBand="1"/>
      </w:tblPr>
      <w:tblGrid>
        <w:gridCol w:w="590"/>
        <w:gridCol w:w="1325"/>
        <w:gridCol w:w="1232"/>
        <w:gridCol w:w="6379"/>
      </w:tblGrid>
      <w:tr w:rsidR="00BE2FFF" w:rsidRPr="00C61419" w14:paraId="68CBC1E1" w14:textId="77777777" w:rsidTr="006E0750">
        <w:trPr>
          <w:cantSplit/>
          <w:trHeight w:val="269"/>
        </w:trPr>
        <w:tc>
          <w:tcPr>
            <w:tcW w:w="590" w:type="dxa"/>
            <w:shd w:val="clear" w:color="auto" w:fill="95B3D7"/>
            <w:vAlign w:val="center"/>
          </w:tcPr>
          <w:p w14:paraId="64A2A8CD" w14:textId="77777777" w:rsidR="00BE2FFF" w:rsidRPr="00C61419" w:rsidRDefault="00BE2FFF" w:rsidP="00121AB7">
            <w:pPr>
              <w:spacing w:before="120"/>
              <w:jc w:val="center"/>
              <w:rPr>
                <w:b/>
                <w:sz w:val="20"/>
                <w:szCs w:val="18"/>
                <w:lang w:val="en-GB"/>
              </w:rPr>
            </w:pPr>
            <w:r w:rsidRPr="00C61419">
              <w:rPr>
                <w:b/>
                <w:sz w:val="20"/>
                <w:szCs w:val="18"/>
                <w:lang w:val="en-GB"/>
              </w:rPr>
              <w:t>2</w:t>
            </w:r>
          </w:p>
        </w:tc>
        <w:tc>
          <w:tcPr>
            <w:tcW w:w="8936" w:type="dxa"/>
            <w:gridSpan w:val="3"/>
            <w:shd w:val="clear" w:color="auto" w:fill="95B3D7"/>
            <w:vAlign w:val="center"/>
          </w:tcPr>
          <w:p w14:paraId="4F32BEBA" w14:textId="77777777" w:rsidR="00BE2FFF" w:rsidRPr="00C61419" w:rsidRDefault="00BE2FFF" w:rsidP="00121AB7">
            <w:pPr>
              <w:spacing w:before="120"/>
              <w:jc w:val="left"/>
              <w:rPr>
                <w:b/>
                <w:i/>
                <w:smallCaps/>
                <w:sz w:val="20"/>
                <w:szCs w:val="18"/>
                <w:lang w:val="en-GB"/>
              </w:rPr>
            </w:pPr>
            <w:r w:rsidRPr="00C61419">
              <w:rPr>
                <w:b/>
                <w:iCs/>
                <w:noProof/>
                <w:sz w:val="18"/>
                <w:szCs w:val="18"/>
                <w:lang w:val="en-GB" w:eastAsia="de-DE"/>
              </w:rPr>
              <mc:AlternateContent>
                <mc:Choice Requires="wps">
                  <w:drawing>
                    <wp:anchor distT="0" distB="0" distL="114300" distR="114300" simplePos="0" relativeHeight="251666432" behindDoc="0" locked="0" layoutInCell="1" allowOverlap="1" wp14:anchorId="249C40CF" wp14:editId="196F18F9">
                      <wp:simplePos x="0" y="0"/>
                      <wp:positionH relativeFrom="column">
                        <wp:posOffset>4884705</wp:posOffset>
                      </wp:positionH>
                      <wp:positionV relativeFrom="paragraph">
                        <wp:posOffset>-248911</wp:posOffset>
                      </wp:positionV>
                      <wp:extent cx="445770" cy="462280"/>
                      <wp:effectExtent l="0" t="0" r="11430" b="13970"/>
                      <wp:wrapNone/>
                      <wp:docPr id="28" name="Oval 15"/>
                      <wp:cNvGraphicFramePr/>
                      <a:graphic xmlns:a="http://schemas.openxmlformats.org/drawingml/2006/main">
                        <a:graphicData uri="http://schemas.microsoft.com/office/word/2010/wordprocessingShape">
                          <wps:wsp>
                            <wps:cNvSpPr/>
                            <wps:spPr>
                              <a:xfrm flipV="1">
                                <a:off x="0" y="0"/>
                                <a:ext cx="445770" cy="462280"/>
                              </a:xfrm>
                              <a:prstGeom prst="ellipse">
                                <a:avLst/>
                              </a:prstGeom>
                              <a:solidFill>
                                <a:srgbClr val="4F81BD">
                                  <a:hueOff val="0"/>
                                  <a:satOff val="0"/>
                                  <a:lumOff val="0"/>
                                  <a:alphaOff val="0"/>
                                </a:srgbClr>
                              </a:solidFill>
                              <a:ln w="25400" cap="flat" cmpd="sng" algn="ctr">
                                <a:solidFill>
                                  <a:srgbClr val="4F81BD">
                                    <a:lumMod val="50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oval w14:anchorId="48593E5A" id="Oval 15" o:spid="_x0000_s1026" style="position:absolute;margin-left:384.6pt;margin-top:-19.6pt;width:35.1pt;height:36.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" fillcolor="#4f81bd" strokecolor="#254061" strokeweight="2pt"/>
                  </w:pict>
                </mc:Fallback>
              </mc:AlternateContent>
            </w:r>
            <w:r w:rsidRPr="00C61419">
              <w:rPr>
                <w:b/>
                <w:smallCaps/>
                <w:sz w:val="20"/>
                <w:szCs w:val="18"/>
                <w:lang w:val="en-GB"/>
              </w:rPr>
              <w:t xml:space="preserve">Generic Physics Of The Model Equation </w:t>
            </w:r>
          </w:p>
        </w:tc>
      </w:tr>
      <w:tr w:rsidR="00BE2FFF" w:rsidRPr="00C61419" w14:paraId="75106F13" w14:textId="77777777" w:rsidTr="006E0750">
        <w:trPr>
          <w:cantSplit/>
        </w:trPr>
        <w:tc>
          <w:tcPr>
            <w:tcW w:w="590" w:type="dxa"/>
            <w:vAlign w:val="center"/>
          </w:tcPr>
          <w:p w14:paraId="6BD9CC8C" w14:textId="77777777" w:rsidR="00BE2FFF" w:rsidRPr="00C61419" w:rsidRDefault="00BE2FFF" w:rsidP="00121AB7">
            <w:pPr>
              <w:spacing w:before="120"/>
              <w:jc w:val="center"/>
              <w:rPr>
                <w:sz w:val="18"/>
                <w:szCs w:val="18"/>
                <w:lang w:val="en-GB"/>
              </w:rPr>
            </w:pPr>
            <w:r w:rsidRPr="00C61419">
              <w:rPr>
                <w:sz w:val="18"/>
                <w:szCs w:val="18"/>
                <w:lang w:val="en-GB"/>
              </w:rPr>
              <w:t>2.1</w:t>
            </w:r>
          </w:p>
        </w:tc>
        <w:tc>
          <w:tcPr>
            <w:tcW w:w="1325" w:type="dxa"/>
            <w:vAlign w:val="center"/>
          </w:tcPr>
          <w:p w14:paraId="1D8901B6"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Model type and name</w:t>
            </w:r>
          </w:p>
        </w:tc>
        <w:tc>
          <w:tcPr>
            <w:tcW w:w="7611" w:type="dxa"/>
            <w:gridSpan w:val="2"/>
            <w:vAlign w:val="center"/>
          </w:tcPr>
          <w:p w14:paraId="2B045701" w14:textId="03319224" w:rsidR="00FB261B" w:rsidRPr="00C61419" w:rsidRDefault="00FB261B" w:rsidP="00FB261B">
            <w:pPr>
              <w:spacing w:before="120"/>
              <w:jc w:val="left"/>
              <w:rPr>
                <w:sz w:val="18"/>
                <w:szCs w:val="18"/>
                <w:lang w:val="en-GB"/>
              </w:rPr>
            </w:pPr>
            <w:r w:rsidRPr="00C61419">
              <w:rPr>
                <w:sz w:val="18"/>
                <w:szCs w:val="18"/>
                <w:lang w:val="en-GB"/>
              </w:rPr>
              <w:t xml:space="preserve">Continuum model: the </w:t>
            </w:r>
            <w:r w:rsidR="00BE2FFF" w:rsidRPr="00C61419">
              <w:rPr>
                <w:sz w:val="18"/>
                <w:szCs w:val="18"/>
                <w:lang w:val="en-GB"/>
              </w:rPr>
              <w:t xml:space="preserve">flux </w:t>
            </w:r>
            <w:r w:rsidRPr="00C61419">
              <w:rPr>
                <w:sz w:val="18"/>
                <w:szCs w:val="18"/>
                <w:lang w:val="en-GB"/>
              </w:rPr>
              <w:t xml:space="preserve">is a mixture of two phases (air and water </w:t>
            </w:r>
            <w:proofErr w:type="spellStart"/>
            <w:r w:rsidRPr="00C61419">
              <w:rPr>
                <w:sz w:val="18"/>
                <w:szCs w:val="18"/>
                <w:lang w:val="en-GB"/>
              </w:rPr>
              <w:t>vapor</w:t>
            </w:r>
            <w:proofErr w:type="spellEnd"/>
            <w:r w:rsidRPr="00C61419">
              <w:rPr>
                <w:sz w:val="18"/>
                <w:szCs w:val="18"/>
                <w:lang w:val="en-GB"/>
              </w:rPr>
              <w:t>) with energy transport and possible phase change (condensation).</w:t>
            </w:r>
          </w:p>
          <w:p w14:paraId="76A6B8E7" w14:textId="77777777" w:rsidR="00BE2FFF" w:rsidRPr="00C61419" w:rsidRDefault="00BE2FFF" w:rsidP="00FB261B">
            <w:pPr>
              <w:spacing w:before="120"/>
              <w:contextualSpacing/>
              <w:jc w:val="left"/>
              <w:rPr>
                <w:color w:val="808080"/>
                <w:sz w:val="20"/>
                <w:szCs w:val="20"/>
                <w:lang w:val="en-GB"/>
              </w:rPr>
            </w:pPr>
          </w:p>
        </w:tc>
      </w:tr>
      <w:tr w:rsidR="00BE2FFF" w:rsidRPr="00C61419" w14:paraId="102EDC6B" w14:textId="77777777" w:rsidTr="006E0750">
        <w:trPr>
          <w:cantSplit/>
        </w:trPr>
        <w:tc>
          <w:tcPr>
            <w:tcW w:w="590" w:type="dxa"/>
            <w:vAlign w:val="center"/>
          </w:tcPr>
          <w:p w14:paraId="1282212B" w14:textId="77777777" w:rsidR="00BE2FFF" w:rsidRPr="00C61419" w:rsidRDefault="00BE2FFF" w:rsidP="00121AB7">
            <w:pPr>
              <w:spacing w:before="120"/>
              <w:jc w:val="center"/>
              <w:rPr>
                <w:sz w:val="18"/>
                <w:szCs w:val="18"/>
                <w:lang w:val="en-GB"/>
              </w:rPr>
            </w:pPr>
            <w:r w:rsidRPr="00C61419">
              <w:rPr>
                <w:sz w:val="18"/>
                <w:szCs w:val="18"/>
                <w:lang w:val="en-GB"/>
              </w:rPr>
              <w:t>2.2</w:t>
            </w:r>
          </w:p>
        </w:tc>
        <w:tc>
          <w:tcPr>
            <w:tcW w:w="1325" w:type="dxa"/>
            <w:vAlign w:val="center"/>
          </w:tcPr>
          <w:p w14:paraId="253F2C70"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Model entity</w:t>
            </w:r>
          </w:p>
        </w:tc>
        <w:tc>
          <w:tcPr>
            <w:tcW w:w="7611" w:type="dxa"/>
            <w:gridSpan w:val="2"/>
            <w:vAlign w:val="center"/>
          </w:tcPr>
          <w:p w14:paraId="039898E9" w14:textId="16152C8C" w:rsidR="00CE261B" w:rsidRPr="00C61419" w:rsidRDefault="00BE2FFF" w:rsidP="00121AB7">
            <w:pPr>
              <w:tabs>
                <w:tab w:val="left" w:pos="1365"/>
              </w:tabs>
              <w:spacing w:before="120"/>
              <w:jc w:val="left"/>
              <w:rPr>
                <w:sz w:val="18"/>
                <w:szCs w:val="18"/>
                <w:lang w:val="en-GB"/>
              </w:rPr>
            </w:pPr>
            <w:r w:rsidRPr="00C61419">
              <w:rPr>
                <w:sz w:val="18"/>
                <w:szCs w:val="18"/>
                <w:lang w:val="en-GB"/>
              </w:rPr>
              <w:t>Continuum volume</w:t>
            </w:r>
            <w:r w:rsidR="00A01376" w:rsidRPr="00C61419">
              <w:rPr>
                <w:sz w:val="18"/>
                <w:szCs w:val="18"/>
                <w:lang w:val="en-GB"/>
              </w:rPr>
              <w:t xml:space="preserve"> entity</w:t>
            </w:r>
          </w:p>
        </w:tc>
      </w:tr>
      <w:tr w:rsidR="00BE2FFF" w:rsidRPr="00C61419" w14:paraId="26957E74" w14:textId="77777777" w:rsidTr="006E0750">
        <w:trPr>
          <w:cantSplit/>
          <w:trHeight w:val="441"/>
        </w:trPr>
        <w:tc>
          <w:tcPr>
            <w:tcW w:w="590" w:type="dxa"/>
            <w:vMerge w:val="restart"/>
            <w:vAlign w:val="center"/>
          </w:tcPr>
          <w:p w14:paraId="70CAAA11" w14:textId="77777777" w:rsidR="00BE2FFF" w:rsidRPr="00C61419" w:rsidRDefault="00BE2FFF" w:rsidP="00121AB7">
            <w:pPr>
              <w:spacing w:before="120"/>
              <w:jc w:val="center"/>
              <w:rPr>
                <w:sz w:val="18"/>
                <w:szCs w:val="18"/>
                <w:lang w:val="en-GB"/>
              </w:rPr>
            </w:pPr>
            <w:r w:rsidRPr="00C61419">
              <w:rPr>
                <w:sz w:val="18"/>
                <w:szCs w:val="18"/>
                <w:lang w:val="en-GB"/>
              </w:rPr>
              <w:t>2.3</w:t>
            </w:r>
          </w:p>
        </w:tc>
        <w:tc>
          <w:tcPr>
            <w:tcW w:w="1325" w:type="dxa"/>
            <w:vMerge w:val="restart"/>
            <w:vAlign w:val="center"/>
          </w:tcPr>
          <w:p w14:paraId="29EB4D08"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Model</w:t>
            </w:r>
            <w:r w:rsidRPr="00C61419">
              <w:rPr>
                <w:sz w:val="18"/>
                <w:szCs w:val="18"/>
                <w:lang w:val="en-GB"/>
              </w:rPr>
              <w:t xml:space="preserve"> </w:t>
            </w:r>
            <w:r w:rsidRPr="00C61419">
              <w:rPr>
                <w:b/>
                <w:smallCaps/>
                <w:sz w:val="18"/>
                <w:szCs w:val="18"/>
                <w:lang w:val="en-GB"/>
              </w:rPr>
              <w:t xml:space="preserve">Physics/ Chemistry equation </w:t>
            </w:r>
          </w:p>
          <w:p w14:paraId="42F6F350" w14:textId="77777777" w:rsidR="00BE2FFF" w:rsidRPr="00C61419" w:rsidRDefault="00BE2FFF" w:rsidP="00121AB7">
            <w:pPr>
              <w:spacing w:before="120"/>
              <w:jc w:val="center"/>
              <w:rPr>
                <w:b/>
                <w:smallCaps/>
                <w:sz w:val="18"/>
                <w:szCs w:val="18"/>
                <w:lang w:val="en-GB"/>
              </w:rPr>
            </w:pPr>
            <w:r w:rsidRPr="00C61419">
              <w:rPr>
                <w:b/>
                <w:smallCaps/>
                <w:sz w:val="18"/>
                <w:szCs w:val="18"/>
                <w:lang w:val="en-GB"/>
              </w:rPr>
              <w:t>PE</w:t>
            </w:r>
          </w:p>
        </w:tc>
        <w:tc>
          <w:tcPr>
            <w:tcW w:w="1232" w:type="dxa"/>
            <w:vAlign w:val="center"/>
          </w:tcPr>
          <w:p w14:paraId="16E121E0" w14:textId="77777777" w:rsidR="00BE2FFF" w:rsidRPr="00C61419" w:rsidRDefault="00BE2FFF" w:rsidP="00121AB7">
            <w:pPr>
              <w:spacing w:before="120"/>
              <w:jc w:val="right"/>
              <w:rPr>
                <w:sz w:val="18"/>
                <w:szCs w:val="18"/>
                <w:lang w:val="en-GB"/>
              </w:rPr>
            </w:pPr>
            <w:r w:rsidRPr="00C61419">
              <w:rPr>
                <w:b/>
                <w:sz w:val="18"/>
                <w:szCs w:val="18"/>
                <w:lang w:val="en-GB"/>
              </w:rPr>
              <w:t>Equation</w:t>
            </w:r>
          </w:p>
        </w:tc>
        <w:tc>
          <w:tcPr>
            <w:tcW w:w="6379" w:type="dxa"/>
            <w:vAlign w:val="center"/>
          </w:tcPr>
          <w:p w14:paraId="53E79102" w14:textId="492D83AB" w:rsidR="00931BEB" w:rsidRPr="00C61419" w:rsidRDefault="00931BEB" w:rsidP="00121AB7">
            <w:pPr>
              <w:spacing w:before="120"/>
              <w:jc w:val="left"/>
              <w:rPr>
                <w:sz w:val="18"/>
                <w:szCs w:val="18"/>
                <w:lang w:val="en-GB"/>
              </w:rPr>
            </w:pPr>
            <w:r w:rsidRPr="00C61419">
              <w:rPr>
                <w:sz w:val="18"/>
                <w:szCs w:val="18"/>
                <w:lang w:val="en-GB"/>
              </w:rPr>
              <w:t>B</w:t>
            </w:r>
            <w:r w:rsidR="00BE2FFF" w:rsidRPr="00C61419">
              <w:rPr>
                <w:sz w:val="18"/>
                <w:szCs w:val="18"/>
                <w:lang w:val="en-GB"/>
              </w:rPr>
              <w:t>alance equations</w:t>
            </w:r>
            <w:r w:rsidRPr="00C61419">
              <w:rPr>
                <w:sz w:val="18"/>
                <w:szCs w:val="18"/>
                <w:lang w:val="en-GB"/>
              </w:rPr>
              <w:t xml:space="preserve"> of mass:</w:t>
            </w:r>
          </w:p>
          <w:p w14:paraId="6803B800" w14:textId="77777777" w:rsidR="00931BEB" w:rsidRPr="00C61419" w:rsidRDefault="00C61419" w:rsidP="00121AB7">
            <w:pPr>
              <w:spacing w:before="120"/>
              <w:jc w:val="left"/>
              <w:rPr>
                <w:sz w:val="20"/>
                <w:szCs w:val="20"/>
                <w:lang w:val="en-GB"/>
              </w:rPr>
            </w:pPr>
            <m:oMathPara>
              <m:oMathParaPr>
                <m:jc m:val="left"/>
              </m:oMathParaPr>
              <m:oMath>
                <m:f>
                  <m:fPr>
                    <m:ctrlPr>
                      <w:ins w:id="113" w:author="Frick, Juergen" w:date="2019-08-29T16:53:00Z">
                        <w:rPr>
                          <w:rFonts w:ascii="Cambria Math" w:hAnsi="Cambria Math"/>
                          <w:i/>
                          <w:sz w:val="20"/>
                          <w:szCs w:val="20"/>
                          <w:lang w:val="en-GB"/>
                        </w:rPr>
                      </w:ins>
                    </m:ctrlPr>
                  </m:fPr>
                  <m:num>
                    <m:r>
                      <w:rPr>
                        <w:rFonts w:ascii="Cambria Math" w:hAnsi="Cambria Math"/>
                        <w:sz w:val="20"/>
                        <w:szCs w:val="20"/>
                        <w:lang w:val="en-GB"/>
                      </w:rPr>
                      <m:t>δρ</m:t>
                    </m:r>
                  </m:num>
                  <m:den>
                    <m:r>
                      <w:rPr>
                        <w:rFonts w:ascii="Cambria Math" w:hAnsi="Cambria Math"/>
                        <w:sz w:val="20"/>
                        <w:szCs w:val="20"/>
                        <w:lang w:val="en-GB"/>
                      </w:rPr>
                      <m:t>δt</m:t>
                    </m:r>
                  </m:den>
                </m:f>
                <m:r>
                  <w:rPr>
                    <w:rFonts w:ascii="Cambria Math" w:hAnsi="Cambria Math"/>
                    <w:sz w:val="20"/>
                    <w:szCs w:val="20"/>
                    <w:lang w:val="en-GB"/>
                  </w:rPr>
                  <m:t>+</m:t>
                </m:r>
                <m:r>
                  <m:rPr>
                    <m:sty m:val="p"/>
                  </m:rPr>
                  <w:rPr>
                    <w:rFonts w:ascii="Cambria Math" w:hAnsi="Cambria Math"/>
                    <w:sz w:val="20"/>
                    <w:szCs w:val="20"/>
                    <w:lang w:val="en-GB"/>
                  </w:rPr>
                  <m:t>∇</m:t>
                </m:r>
                <m:r>
                  <w:rPr>
                    <w:rFonts w:ascii="Cambria Math" w:hAnsi="Cambria Math"/>
                    <w:sz w:val="20"/>
                    <w:szCs w:val="20"/>
                    <w:lang w:val="en-GB"/>
                  </w:rPr>
                  <m:t>∙</m:t>
                </m:r>
                <m:d>
                  <m:dPr>
                    <m:ctrlPr>
                      <w:ins w:id="114" w:author="Frick, Juergen" w:date="2019-08-29T16:53:00Z">
                        <w:rPr>
                          <w:rFonts w:ascii="Cambria Math" w:hAnsi="Cambria Math"/>
                          <w:i/>
                          <w:sz w:val="20"/>
                          <w:szCs w:val="20"/>
                          <w:lang w:val="en-GB"/>
                        </w:rPr>
                      </w:ins>
                    </m:ctrlPr>
                  </m:dPr>
                  <m:e>
                    <m:r>
                      <w:rPr>
                        <w:rFonts w:ascii="Cambria Math" w:hAnsi="Cambria Math"/>
                        <w:sz w:val="20"/>
                        <w:szCs w:val="20"/>
                        <w:lang w:val="en-GB"/>
                      </w:rPr>
                      <m:t>ρ</m:t>
                    </m:r>
                    <m:acc>
                      <m:accPr>
                        <m:chr m:val="⃗"/>
                        <m:ctrlPr>
                          <w:ins w:id="115" w:author="Frick, Juergen" w:date="2019-08-29T16:53:00Z">
                            <w:rPr>
                              <w:rFonts w:ascii="Cambria Math" w:hAnsi="Cambria Math"/>
                              <w:i/>
                              <w:sz w:val="20"/>
                              <w:szCs w:val="20"/>
                              <w:lang w:val="en-GB"/>
                            </w:rPr>
                          </w:ins>
                        </m:ctrlPr>
                      </m:accPr>
                      <m:e>
                        <m:r>
                          <w:rPr>
                            <w:rFonts w:ascii="Cambria Math" w:hAnsi="Cambria Math"/>
                            <w:sz w:val="20"/>
                            <w:szCs w:val="20"/>
                            <w:lang w:val="en-GB"/>
                          </w:rPr>
                          <m:t>v</m:t>
                        </m:r>
                      </m:e>
                    </m:acc>
                  </m:e>
                </m:d>
                <m:r>
                  <w:rPr>
                    <w:rFonts w:ascii="Cambria Math" w:hAnsi="Cambria Math"/>
                    <w:sz w:val="20"/>
                    <w:szCs w:val="20"/>
                    <w:lang w:val="en-GB"/>
                  </w:rPr>
                  <m:t>=</m:t>
                </m:r>
                <m:sSub>
                  <m:sSubPr>
                    <m:ctrlPr>
                      <w:ins w:id="116" w:author="Frick, Juergen" w:date="2019-08-29T16:53:00Z">
                        <w:rPr>
                          <w:rFonts w:ascii="Cambria Math" w:hAnsi="Cambria Math"/>
                          <w:i/>
                          <w:sz w:val="20"/>
                          <w:szCs w:val="20"/>
                          <w:lang w:val="en-GB"/>
                        </w:rPr>
                      </w:ins>
                    </m:ctrlPr>
                  </m:sSubPr>
                  <m:e>
                    <m:r>
                      <w:rPr>
                        <w:rFonts w:ascii="Cambria Math" w:hAnsi="Cambria Math"/>
                        <w:sz w:val="20"/>
                        <w:szCs w:val="20"/>
                        <w:lang w:val="en-GB"/>
                      </w:rPr>
                      <m:t>S</m:t>
                    </m:r>
                  </m:e>
                  <m:sub>
                    <m:r>
                      <w:rPr>
                        <w:rFonts w:ascii="Cambria Math" w:hAnsi="Cambria Math"/>
                        <w:sz w:val="20"/>
                        <w:szCs w:val="20"/>
                        <w:lang w:val="en-GB"/>
                      </w:rPr>
                      <m:t>m</m:t>
                    </m:r>
                  </m:sub>
                </m:sSub>
              </m:oMath>
            </m:oMathPara>
          </w:p>
          <w:p w14:paraId="6B00E9B9" w14:textId="77777777" w:rsidR="00931BEB" w:rsidRPr="00C61419" w:rsidRDefault="00931BEB" w:rsidP="00121AB7">
            <w:pPr>
              <w:spacing w:before="120"/>
              <w:jc w:val="left"/>
              <w:rPr>
                <w:lang w:val="en-GB"/>
              </w:rPr>
            </w:pPr>
          </w:p>
          <w:p w14:paraId="2EE0B30C" w14:textId="72211AC6" w:rsidR="00931BEB" w:rsidRPr="00C61419" w:rsidRDefault="00931BEB" w:rsidP="00121AB7">
            <w:pPr>
              <w:spacing w:before="120"/>
              <w:jc w:val="left"/>
              <w:rPr>
                <w:sz w:val="18"/>
                <w:szCs w:val="18"/>
                <w:lang w:val="en-GB"/>
              </w:rPr>
            </w:pPr>
            <w:r w:rsidRPr="00C61419">
              <w:rPr>
                <w:sz w:val="18"/>
                <w:szCs w:val="18"/>
                <w:lang w:val="en-GB"/>
              </w:rPr>
              <w:t>Balance equations of momentum:</w:t>
            </w:r>
          </w:p>
          <w:p w14:paraId="09FE95E2" w14:textId="472D45EF" w:rsidR="00931BEB" w:rsidRPr="00C61419" w:rsidRDefault="00C61419" w:rsidP="00121AB7">
            <w:pPr>
              <w:spacing w:before="120"/>
              <w:jc w:val="left"/>
              <w:rPr>
                <w:sz w:val="20"/>
                <w:szCs w:val="20"/>
                <w:lang w:val="en-GB"/>
              </w:rPr>
            </w:pPr>
            <m:oMathPara>
              <m:oMathParaPr>
                <m:jc m:val="left"/>
              </m:oMathParaPr>
              <m:oMath>
                <m:f>
                  <m:fPr>
                    <m:ctrlPr>
                      <w:ins w:id="117" w:author="Frick, Juergen" w:date="2019-08-29T16:53:00Z">
                        <w:rPr>
                          <w:rFonts w:ascii="Cambria Math" w:hAnsi="Cambria Math"/>
                          <w:i/>
                          <w:sz w:val="20"/>
                          <w:szCs w:val="20"/>
                          <w:lang w:val="en-GB"/>
                        </w:rPr>
                      </w:ins>
                    </m:ctrlPr>
                  </m:fPr>
                  <m:num>
                    <m:r>
                      <w:rPr>
                        <w:rFonts w:ascii="Cambria Math" w:hAnsi="Cambria Math"/>
                        <w:sz w:val="20"/>
                        <w:szCs w:val="20"/>
                        <w:lang w:val="en-GB"/>
                      </w:rPr>
                      <m:t>δ</m:t>
                    </m:r>
                  </m:num>
                  <m:den>
                    <m:r>
                      <w:rPr>
                        <w:rFonts w:ascii="Cambria Math" w:hAnsi="Cambria Math"/>
                        <w:sz w:val="20"/>
                        <w:szCs w:val="20"/>
                        <w:lang w:val="en-GB"/>
                      </w:rPr>
                      <m:t>δt</m:t>
                    </m:r>
                  </m:den>
                </m:f>
                <m:d>
                  <m:dPr>
                    <m:ctrlPr>
                      <w:ins w:id="118" w:author="Frick, Juergen" w:date="2019-08-29T16:53:00Z">
                        <w:rPr>
                          <w:rFonts w:ascii="Cambria Math" w:hAnsi="Cambria Math"/>
                          <w:i/>
                          <w:sz w:val="20"/>
                          <w:szCs w:val="20"/>
                          <w:lang w:val="en-GB"/>
                        </w:rPr>
                      </w:ins>
                    </m:ctrlPr>
                  </m:dPr>
                  <m:e>
                    <m:r>
                      <w:rPr>
                        <w:rFonts w:ascii="Cambria Math" w:hAnsi="Cambria Math"/>
                        <w:sz w:val="20"/>
                        <w:szCs w:val="20"/>
                        <w:lang w:val="en-GB"/>
                      </w:rPr>
                      <m:t>ρ</m:t>
                    </m:r>
                    <m:acc>
                      <m:accPr>
                        <m:chr m:val="⃗"/>
                        <m:ctrlPr>
                          <w:ins w:id="119" w:author="Frick, Juergen" w:date="2019-08-29T16:53:00Z">
                            <w:rPr>
                              <w:rFonts w:ascii="Cambria Math" w:hAnsi="Cambria Math"/>
                              <w:i/>
                              <w:sz w:val="20"/>
                              <w:szCs w:val="20"/>
                              <w:lang w:val="en-GB"/>
                            </w:rPr>
                          </w:ins>
                        </m:ctrlPr>
                      </m:accPr>
                      <m:e>
                        <m:r>
                          <w:rPr>
                            <w:rFonts w:ascii="Cambria Math" w:hAnsi="Cambria Math"/>
                            <w:sz w:val="20"/>
                            <w:szCs w:val="20"/>
                            <w:lang w:val="en-GB"/>
                          </w:rPr>
                          <m:t>v</m:t>
                        </m:r>
                      </m:e>
                    </m:acc>
                  </m:e>
                </m:d>
                <m:r>
                  <w:rPr>
                    <w:rFonts w:ascii="Cambria Math" w:hAnsi="Cambria Math"/>
                    <w:sz w:val="20"/>
                    <w:szCs w:val="20"/>
                    <w:lang w:val="en-GB"/>
                  </w:rPr>
                  <m:t>+</m:t>
                </m:r>
                <m:r>
                  <m:rPr>
                    <m:sty m:val="p"/>
                  </m:rPr>
                  <w:rPr>
                    <w:rFonts w:ascii="Cambria Math" w:hAnsi="Cambria Math"/>
                    <w:sz w:val="20"/>
                    <w:szCs w:val="20"/>
                    <w:lang w:val="en-GB"/>
                  </w:rPr>
                  <m:t>∇</m:t>
                </m:r>
                <m:r>
                  <w:rPr>
                    <w:rFonts w:ascii="Cambria Math" w:hAnsi="Cambria Math"/>
                    <w:sz w:val="20"/>
                    <w:szCs w:val="20"/>
                    <w:lang w:val="en-GB"/>
                  </w:rPr>
                  <m:t>∙</m:t>
                </m:r>
                <m:d>
                  <m:dPr>
                    <m:ctrlPr>
                      <w:ins w:id="120" w:author="Frick, Juergen" w:date="2019-08-29T16:53:00Z">
                        <w:rPr>
                          <w:rFonts w:ascii="Cambria Math" w:hAnsi="Cambria Math"/>
                          <w:i/>
                          <w:sz w:val="20"/>
                          <w:szCs w:val="20"/>
                          <w:lang w:val="en-GB"/>
                        </w:rPr>
                      </w:ins>
                    </m:ctrlPr>
                  </m:dPr>
                  <m:e>
                    <m:r>
                      <w:rPr>
                        <w:rFonts w:ascii="Cambria Math" w:hAnsi="Cambria Math"/>
                        <w:sz w:val="20"/>
                        <w:szCs w:val="20"/>
                        <w:lang w:val="en-GB"/>
                      </w:rPr>
                      <m:t>ρ</m:t>
                    </m:r>
                    <m:acc>
                      <m:accPr>
                        <m:chr m:val="⃗"/>
                        <m:ctrlPr>
                          <w:ins w:id="121" w:author="Frick, Juergen" w:date="2019-08-29T16:53:00Z">
                            <w:rPr>
                              <w:rFonts w:ascii="Cambria Math" w:hAnsi="Cambria Math"/>
                              <w:i/>
                              <w:sz w:val="20"/>
                              <w:szCs w:val="20"/>
                              <w:lang w:val="en-GB"/>
                            </w:rPr>
                          </w:ins>
                        </m:ctrlPr>
                      </m:accPr>
                      <m:e>
                        <m:r>
                          <w:rPr>
                            <w:rFonts w:ascii="Cambria Math" w:hAnsi="Cambria Math"/>
                            <w:sz w:val="20"/>
                            <w:szCs w:val="20"/>
                            <w:lang w:val="en-GB"/>
                          </w:rPr>
                          <m:t>v</m:t>
                        </m:r>
                      </m:e>
                    </m:acc>
                    <m:acc>
                      <m:accPr>
                        <m:chr m:val="⃗"/>
                        <m:ctrlPr>
                          <w:ins w:id="122" w:author="Frick, Juergen" w:date="2019-08-29T16:53:00Z">
                            <w:rPr>
                              <w:rFonts w:ascii="Cambria Math" w:hAnsi="Cambria Math"/>
                              <w:i/>
                              <w:sz w:val="20"/>
                              <w:szCs w:val="20"/>
                              <w:lang w:val="en-GB"/>
                            </w:rPr>
                          </w:ins>
                        </m:ctrlPr>
                      </m:accPr>
                      <m:e>
                        <m:r>
                          <w:rPr>
                            <w:rFonts w:ascii="Cambria Math" w:hAnsi="Cambria Math"/>
                            <w:sz w:val="20"/>
                            <w:szCs w:val="20"/>
                            <w:lang w:val="en-GB"/>
                          </w:rPr>
                          <m:t>v</m:t>
                        </m:r>
                      </m:e>
                    </m:acc>
                  </m:e>
                </m:d>
                <m:r>
                  <w:rPr>
                    <w:rFonts w:ascii="Cambria Math" w:hAnsi="Cambria Math"/>
                    <w:sz w:val="20"/>
                    <w:szCs w:val="20"/>
                    <w:lang w:val="en-GB"/>
                  </w:rPr>
                  <m:t>=-</m:t>
                </m:r>
                <m:r>
                  <m:rPr>
                    <m:sty m:val="p"/>
                  </m:rPr>
                  <w:rPr>
                    <w:rFonts w:ascii="Cambria Math" w:hAnsi="Cambria Math"/>
                    <w:sz w:val="20"/>
                    <w:szCs w:val="20"/>
                    <w:lang w:val="en-GB"/>
                  </w:rPr>
                  <m:t>∇</m:t>
                </m:r>
                <m:r>
                  <w:rPr>
                    <w:rFonts w:ascii="Cambria Math" w:hAnsi="Cambria Math"/>
                    <w:sz w:val="20"/>
                    <w:szCs w:val="20"/>
                    <w:lang w:val="en-GB"/>
                  </w:rPr>
                  <m:t>p+</m:t>
                </m:r>
                <m:r>
                  <m:rPr>
                    <m:sty m:val="p"/>
                  </m:rPr>
                  <w:rPr>
                    <w:rFonts w:ascii="Cambria Math" w:hAnsi="Cambria Math"/>
                    <w:sz w:val="20"/>
                    <w:szCs w:val="20"/>
                    <w:lang w:val="en-GB"/>
                  </w:rPr>
                  <m:t>∇</m:t>
                </m:r>
                <m:d>
                  <m:dPr>
                    <m:ctrlPr>
                      <w:ins w:id="123" w:author="Frick, Juergen" w:date="2019-08-29T16:53:00Z">
                        <w:rPr>
                          <w:rFonts w:ascii="Cambria Math" w:hAnsi="Cambria Math"/>
                          <w:i/>
                          <w:sz w:val="20"/>
                          <w:szCs w:val="20"/>
                          <w:lang w:val="en-GB"/>
                        </w:rPr>
                      </w:ins>
                    </m:ctrlPr>
                  </m:dPr>
                  <m:e>
                    <m:acc>
                      <m:accPr>
                        <m:chr m:val="̿"/>
                        <m:ctrlPr>
                          <w:ins w:id="124" w:author="Frick, Juergen" w:date="2019-08-29T16:53:00Z">
                            <w:rPr>
                              <w:rFonts w:ascii="Cambria Math" w:hAnsi="Cambria Math"/>
                              <w:i/>
                              <w:sz w:val="20"/>
                              <w:szCs w:val="20"/>
                              <w:lang w:val="en-GB"/>
                            </w:rPr>
                          </w:ins>
                        </m:ctrlPr>
                      </m:accPr>
                      <m:e>
                        <m:r>
                          <w:rPr>
                            <w:rFonts w:ascii="Cambria Math" w:hAnsi="Cambria Math"/>
                            <w:sz w:val="20"/>
                            <w:szCs w:val="20"/>
                            <w:lang w:val="en-GB"/>
                          </w:rPr>
                          <m:t>τ</m:t>
                        </m:r>
                      </m:e>
                    </m:acc>
                  </m:e>
                </m:d>
                <m:r>
                  <w:rPr>
                    <w:rFonts w:ascii="Cambria Math" w:hAnsi="Cambria Math"/>
                    <w:sz w:val="20"/>
                    <w:szCs w:val="20"/>
                    <w:lang w:val="en-GB"/>
                  </w:rPr>
                  <m:t>+ρ</m:t>
                </m:r>
                <m:acc>
                  <m:accPr>
                    <m:chr m:val="⃗"/>
                    <m:ctrlPr>
                      <w:ins w:id="125" w:author="Frick, Juergen" w:date="2019-08-29T16:53:00Z">
                        <w:rPr>
                          <w:rFonts w:ascii="Cambria Math" w:hAnsi="Cambria Math"/>
                          <w:i/>
                          <w:sz w:val="20"/>
                          <w:szCs w:val="20"/>
                          <w:lang w:val="en-GB"/>
                        </w:rPr>
                      </w:ins>
                    </m:ctrlPr>
                  </m:accPr>
                  <m:e>
                    <m:r>
                      <w:rPr>
                        <w:rFonts w:ascii="Cambria Math" w:hAnsi="Cambria Math"/>
                        <w:sz w:val="20"/>
                        <w:szCs w:val="20"/>
                        <w:lang w:val="en-GB"/>
                      </w:rPr>
                      <m:t>g</m:t>
                    </m:r>
                  </m:e>
                </m:acc>
                <m:r>
                  <w:rPr>
                    <w:rFonts w:ascii="Cambria Math" w:hAnsi="Cambria Math"/>
                    <w:sz w:val="20"/>
                    <w:szCs w:val="20"/>
                    <w:lang w:val="en-GB"/>
                  </w:rPr>
                  <m:t>+</m:t>
                </m:r>
                <m:acc>
                  <m:accPr>
                    <m:chr m:val="⃗"/>
                    <m:ctrlPr>
                      <w:ins w:id="126" w:author="Frick, Juergen" w:date="2019-08-29T16:53:00Z">
                        <w:rPr>
                          <w:rFonts w:ascii="Cambria Math" w:hAnsi="Cambria Math"/>
                          <w:i/>
                          <w:sz w:val="20"/>
                          <w:szCs w:val="20"/>
                          <w:lang w:val="en-GB"/>
                        </w:rPr>
                      </w:ins>
                    </m:ctrlPr>
                  </m:accPr>
                  <m:e>
                    <m:r>
                      <w:rPr>
                        <w:rFonts w:ascii="Cambria Math" w:hAnsi="Cambria Math"/>
                        <w:sz w:val="20"/>
                        <w:szCs w:val="20"/>
                        <w:lang w:val="en-GB"/>
                      </w:rPr>
                      <m:t>F</m:t>
                    </m:r>
                  </m:e>
                </m:acc>
              </m:oMath>
            </m:oMathPara>
          </w:p>
          <w:p w14:paraId="7D41A94C" w14:textId="77777777" w:rsidR="00931BEB" w:rsidRPr="00C61419" w:rsidRDefault="00931BEB" w:rsidP="00121AB7">
            <w:pPr>
              <w:spacing w:before="120"/>
              <w:jc w:val="left"/>
              <w:rPr>
                <w:sz w:val="18"/>
                <w:szCs w:val="18"/>
                <w:lang w:val="en-GB"/>
              </w:rPr>
            </w:pPr>
          </w:p>
          <w:p w14:paraId="7D03AEC0" w14:textId="3EE2ABC6" w:rsidR="00931BEB" w:rsidRPr="00C61419" w:rsidRDefault="00931BEB" w:rsidP="00121AB7">
            <w:pPr>
              <w:spacing w:before="120"/>
              <w:jc w:val="left"/>
              <w:rPr>
                <w:sz w:val="18"/>
                <w:szCs w:val="18"/>
                <w:lang w:val="en-GB"/>
              </w:rPr>
            </w:pPr>
            <w:r w:rsidRPr="00C61419">
              <w:rPr>
                <w:sz w:val="18"/>
                <w:szCs w:val="18"/>
                <w:lang w:val="en-GB"/>
              </w:rPr>
              <w:t>Balance equations of energy</w:t>
            </w:r>
            <w:r w:rsidR="00121AB7" w:rsidRPr="00C61419">
              <w:rPr>
                <w:sz w:val="18"/>
                <w:szCs w:val="18"/>
                <w:lang w:val="en-GB"/>
              </w:rPr>
              <w:t>:</w:t>
            </w:r>
          </w:p>
          <w:p w14:paraId="77AFEABB" w14:textId="18E4AAEA" w:rsidR="00931BEB" w:rsidRPr="00C61419" w:rsidRDefault="00C61419" w:rsidP="00121AB7">
            <w:pPr>
              <w:spacing w:before="120"/>
              <w:jc w:val="left"/>
              <w:rPr>
                <w:sz w:val="18"/>
                <w:szCs w:val="18"/>
                <w:lang w:val="en-GB"/>
              </w:rPr>
            </w:pPr>
            <m:oMathPara>
              <m:oMath>
                <m:f>
                  <m:fPr>
                    <m:ctrlPr>
                      <w:ins w:id="127" w:author="Frick, Juergen" w:date="2019-08-29T16:53:00Z">
                        <w:rPr>
                          <w:rFonts w:ascii="Cambria Math" w:hAnsi="Cambria Math"/>
                          <w:i/>
                          <w:sz w:val="18"/>
                          <w:szCs w:val="18"/>
                          <w:lang w:val="en-GB"/>
                        </w:rPr>
                      </w:ins>
                    </m:ctrlPr>
                  </m:fPr>
                  <m:num>
                    <m:r>
                      <w:rPr>
                        <w:rFonts w:ascii="Cambria Math" w:hAnsi="Cambria Math"/>
                        <w:sz w:val="18"/>
                        <w:szCs w:val="18"/>
                        <w:lang w:val="en-GB"/>
                      </w:rPr>
                      <m:t>δ</m:t>
                    </m:r>
                  </m:num>
                  <m:den>
                    <m:r>
                      <w:rPr>
                        <w:rFonts w:ascii="Cambria Math" w:hAnsi="Cambria Math"/>
                        <w:sz w:val="18"/>
                        <w:szCs w:val="18"/>
                        <w:lang w:val="en-GB"/>
                      </w:rPr>
                      <m:t>δt</m:t>
                    </m:r>
                  </m:den>
                </m:f>
                <m:d>
                  <m:dPr>
                    <m:ctrlPr>
                      <w:ins w:id="128" w:author="Frick, Juergen" w:date="2019-08-29T16:53:00Z">
                        <w:rPr>
                          <w:rFonts w:ascii="Cambria Math" w:hAnsi="Cambria Math"/>
                          <w:i/>
                          <w:sz w:val="18"/>
                          <w:szCs w:val="18"/>
                          <w:lang w:val="en-GB"/>
                        </w:rPr>
                      </w:ins>
                    </m:ctrlPr>
                  </m:dPr>
                  <m:e>
                    <m:r>
                      <w:rPr>
                        <w:rFonts w:ascii="Cambria Math" w:hAnsi="Cambria Math"/>
                        <w:sz w:val="18"/>
                        <w:szCs w:val="18"/>
                        <w:lang w:val="en-GB"/>
                      </w:rPr>
                      <m:t>ρE</m:t>
                    </m:r>
                  </m:e>
                </m:d>
                <m:r>
                  <w:rPr>
                    <w:rFonts w:ascii="Cambria Math" w:hAnsi="Cambria Math"/>
                    <w:sz w:val="18"/>
                    <w:szCs w:val="18"/>
                    <w:lang w:val="en-GB"/>
                  </w:rPr>
                  <m:t>+</m:t>
                </m:r>
                <m:r>
                  <m:rPr>
                    <m:sty m:val="p"/>
                  </m:rPr>
                  <w:rPr>
                    <w:rFonts w:ascii="Cambria Math" w:hAnsi="Cambria Math"/>
                    <w:sz w:val="18"/>
                    <w:szCs w:val="18"/>
                    <w:lang w:val="en-GB"/>
                  </w:rPr>
                  <m:t>∇</m:t>
                </m:r>
                <m:r>
                  <w:rPr>
                    <w:rFonts w:ascii="Cambria Math" w:hAnsi="Cambria Math"/>
                    <w:sz w:val="18"/>
                    <w:szCs w:val="18"/>
                    <w:lang w:val="en-GB"/>
                  </w:rPr>
                  <m:t>∙</m:t>
                </m:r>
                <m:d>
                  <m:dPr>
                    <m:ctrlPr>
                      <w:ins w:id="129" w:author="Frick, Juergen" w:date="2019-08-29T16:53:00Z">
                        <w:rPr>
                          <w:rFonts w:ascii="Cambria Math" w:hAnsi="Cambria Math"/>
                          <w:i/>
                          <w:sz w:val="18"/>
                          <w:szCs w:val="18"/>
                          <w:lang w:val="en-GB"/>
                        </w:rPr>
                      </w:ins>
                    </m:ctrlPr>
                  </m:dPr>
                  <m:e>
                    <m:acc>
                      <m:accPr>
                        <m:chr m:val="⃗"/>
                        <m:ctrlPr>
                          <w:ins w:id="130" w:author="Frick, Juergen" w:date="2019-08-29T16:53:00Z">
                            <w:rPr>
                              <w:rFonts w:ascii="Cambria Math" w:hAnsi="Cambria Math"/>
                              <w:i/>
                              <w:sz w:val="18"/>
                              <w:szCs w:val="18"/>
                              <w:lang w:val="en-GB"/>
                            </w:rPr>
                          </w:ins>
                        </m:ctrlPr>
                      </m:accPr>
                      <m:e>
                        <m:r>
                          <w:rPr>
                            <w:rFonts w:ascii="Cambria Math" w:hAnsi="Cambria Math"/>
                            <w:sz w:val="18"/>
                            <w:szCs w:val="18"/>
                            <w:lang w:val="en-GB"/>
                          </w:rPr>
                          <m:t>v</m:t>
                        </m:r>
                      </m:e>
                    </m:acc>
                    <m:d>
                      <m:dPr>
                        <m:ctrlPr>
                          <w:ins w:id="131" w:author="Frick, Juergen" w:date="2019-08-29T16:53:00Z">
                            <w:rPr>
                              <w:rFonts w:ascii="Cambria Math" w:hAnsi="Cambria Math"/>
                              <w:i/>
                              <w:sz w:val="18"/>
                              <w:szCs w:val="18"/>
                              <w:lang w:val="en-GB"/>
                            </w:rPr>
                          </w:ins>
                        </m:ctrlPr>
                      </m:dPr>
                      <m:e>
                        <m:r>
                          <w:rPr>
                            <w:rFonts w:ascii="Cambria Math" w:hAnsi="Cambria Math"/>
                            <w:sz w:val="18"/>
                            <w:szCs w:val="18"/>
                            <w:lang w:val="en-GB"/>
                          </w:rPr>
                          <m:t>ρE+p</m:t>
                        </m:r>
                      </m:e>
                    </m:d>
                  </m:e>
                </m:d>
                <m:r>
                  <w:rPr>
                    <w:rFonts w:ascii="Cambria Math" w:hAnsi="Cambria Math"/>
                    <w:sz w:val="18"/>
                    <w:szCs w:val="18"/>
                    <w:lang w:val="en-GB"/>
                  </w:rPr>
                  <m:t>=-</m:t>
                </m:r>
                <m:r>
                  <m:rPr>
                    <m:sty m:val="p"/>
                  </m:rPr>
                  <w:rPr>
                    <w:rFonts w:ascii="Cambria Math" w:hAnsi="Cambria Math"/>
                    <w:sz w:val="18"/>
                    <w:szCs w:val="18"/>
                    <w:lang w:val="en-GB"/>
                  </w:rPr>
                  <m:t>∇</m:t>
                </m:r>
                <m:r>
                  <w:rPr>
                    <w:rFonts w:ascii="Cambria Math" w:hAnsi="Cambria Math"/>
                    <w:sz w:val="18"/>
                    <w:szCs w:val="18"/>
                    <w:lang w:val="en-GB"/>
                  </w:rPr>
                  <m:t>∙</m:t>
                </m:r>
                <m:d>
                  <m:dPr>
                    <m:ctrlPr>
                      <w:ins w:id="132" w:author="Frick, Juergen" w:date="2019-08-29T16:53:00Z">
                        <w:rPr>
                          <w:rFonts w:ascii="Cambria Math" w:hAnsi="Cambria Math"/>
                          <w:i/>
                          <w:sz w:val="18"/>
                          <w:szCs w:val="18"/>
                          <w:lang w:val="en-GB"/>
                        </w:rPr>
                      </w:ins>
                    </m:ctrlPr>
                  </m:dPr>
                  <m:e>
                    <m:sSub>
                      <m:sSubPr>
                        <m:ctrlPr>
                          <w:ins w:id="133" w:author="Frick, Juergen" w:date="2019-08-29T16:53:00Z">
                            <w:rPr>
                              <w:rFonts w:ascii="Cambria Math" w:hAnsi="Cambria Math"/>
                              <w:i/>
                              <w:sz w:val="18"/>
                              <w:szCs w:val="18"/>
                              <w:lang w:val="en-GB"/>
                            </w:rPr>
                          </w:ins>
                        </m:ctrlPr>
                      </m:sSubPr>
                      <m:e>
                        <m:r>
                          <w:rPr>
                            <w:rFonts w:ascii="Cambria Math" w:hAnsi="Cambria Math"/>
                            <w:sz w:val="18"/>
                            <w:szCs w:val="18"/>
                            <w:lang w:val="en-GB"/>
                          </w:rPr>
                          <m:t>k</m:t>
                        </m:r>
                      </m:e>
                      <m:sub>
                        <m:r>
                          <w:rPr>
                            <w:rFonts w:ascii="Cambria Math" w:hAnsi="Cambria Math"/>
                            <w:sz w:val="18"/>
                            <w:szCs w:val="18"/>
                            <w:lang w:val="en-GB"/>
                          </w:rPr>
                          <m:t>eff</m:t>
                        </m:r>
                      </m:sub>
                    </m:sSub>
                    <m:r>
                      <m:rPr>
                        <m:sty m:val="p"/>
                      </m:rPr>
                      <w:rPr>
                        <w:rFonts w:ascii="Cambria Math" w:hAnsi="Cambria Math"/>
                        <w:sz w:val="18"/>
                        <w:szCs w:val="18"/>
                        <w:lang w:val="en-GB"/>
                      </w:rPr>
                      <m:t>∇</m:t>
                    </m:r>
                    <m:r>
                      <w:rPr>
                        <w:rFonts w:ascii="Cambria Math" w:hAnsi="Cambria Math"/>
                        <w:sz w:val="18"/>
                        <w:szCs w:val="18"/>
                        <w:lang w:val="en-GB"/>
                      </w:rPr>
                      <m:t>T-</m:t>
                    </m:r>
                    <m:nary>
                      <m:naryPr>
                        <m:chr m:val="∑"/>
                        <m:limLoc m:val="subSup"/>
                        <m:supHide m:val="1"/>
                        <m:ctrlPr>
                          <w:ins w:id="134" w:author="Frick, Juergen" w:date="2019-08-29T16:53:00Z">
                            <w:rPr>
                              <w:rFonts w:ascii="Cambria Math" w:hAnsi="Cambria Math"/>
                              <w:i/>
                              <w:sz w:val="18"/>
                              <w:szCs w:val="18"/>
                              <w:lang w:val="en-GB"/>
                            </w:rPr>
                          </w:ins>
                        </m:ctrlPr>
                      </m:naryPr>
                      <m:sub>
                        <m:r>
                          <w:rPr>
                            <w:rFonts w:ascii="Cambria Math" w:hAnsi="Cambria Math"/>
                            <w:sz w:val="18"/>
                            <w:szCs w:val="18"/>
                            <w:lang w:val="en-GB"/>
                          </w:rPr>
                          <m:t>j</m:t>
                        </m:r>
                      </m:sub>
                      <m:sup/>
                      <m:e>
                        <m:sSub>
                          <m:sSubPr>
                            <m:ctrlPr>
                              <w:ins w:id="135" w:author="Frick, Juergen" w:date="2019-08-29T16:53:00Z">
                                <w:rPr>
                                  <w:rFonts w:ascii="Cambria Math" w:hAnsi="Cambria Math"/>
                                  <w:i/>
                                  <w:sz w:val="18"/>
                                  <w:szCs w:val="18"/>
                                  <w:lang w:val="en-GB"/>
                                </w:rPr>
                              </w:ins>
                            </m:ctrlPr>
                          </m:sSubPr>
                          <m:e>
                            <m:r>
                              <w:rPr>
                                <w:rFonts w:ascii="Cambria Math" w:hAnsi="Cambria Math"/>
                                <w:sz w:val="18"/>
                                <w:szCs w:val="18"/>
                                <w:lang w:val="en-GB"/>
                              </w:rPr>
                              <m:t>h</m:t>
                            </m:r>
                          </m:e>
                          <m:sub>
                            <m:r>
                              <w:rPr>
                                <w:rFonts w:ascii="Cambria Math" w:hAnsi="Cambria Math"/>
                                <w:sz w:val="18"/>
                                <w:szCs w:val="18"/>
                                <w:lang w:val="en-GB"/>
                              </w:rPr>
                              <m:t>j</m:t>
                            </m:r>
                          </m:sub>
                        </m:sSub>
                        <m:acc>
                          <m:accPr>
                            <m:chr m:val="⃗"/>
                            <m:ctrlPr>
                              <w:ins w:id="136" w:author="Frick, Juergen" w:date="2019-08-29T16:53:00Z">
                                <w:rPr>
                                  <w:rFonts w:ascii="Cambria Math" w:hAnsi="Cambria Math"/>
                                  <w:i/>
                                  <w:sz w:val="18"/>
                                  <w:szCs w:val="18"/>
                                  <w:lang w:val="en-GB"/>
                                </w:rPr>
                              </w:ins>
                            </m:ctrlPr>
                          </m:accPr>
                          <m:e>
                            <m:sSub>
                              <m:sSubPr>
                                <m:ctrlPr>
                                  <w:ins w:id="137" w:author="Frick, Juergen" w:date="2019-08-29T16:53:00Z">
                                    <w:rPr>
                                      <w:rFonts w:ascii="Cambria Math" w:hAnsi="Cambria Math"/>
                                      <w:i/>
                                      <w:sz w:val="18"/>
                                      <w:szCs w:val="18"/>
                                      <w:lang w:val="en-GB"/>
                                    </w:rPr>
                                  </w:ins>
                                </m:ctrlPr>
                              </m:sSubPr>
                              <m:e>
                                <m:r>
                                  <w:rPr>
                                    <w:rFonts w:ascii="Cambria Math" w:hAnsi="Cambria Math"/>
                                    <w:sz w:val="18"/>
                                    <w:szCs w:val="18"/>
                                    <w:lang w:val="en-GB"/>
                                  </w:rPr>
                                  <m:t>J</m:t>
                                </m:r>
                              </m:e>
                              <m:sub>
                                <m:r>
                                  <w:rPr>
                                    <w:rFonts w:ascii="Cambria Math" w:hAnsi="Cambria Math"/>
                                    <w:sz w:val="18"/>
                                    <w:szCs w:val="18"/>
                                    <w:lang w:val="en-GB"/>
                                  </w:rPr>
                                  <m:t>j</m:t>
                                </m:r>
                              </m:sub>
                            </m:sSub>
                          </m:e>
                        </m:acc>
                        <m:r>
                          <w:rPr>
                            <w:rFonts w:ascii="Cambria Math" w:hAnsi="Cambria Math"/>
                            <w:sz w:val="18"/>
                            <w:szCs w:val="18"/>
                            <w:lang w:val="en-GB"/>
                          </w:rPr>
                          <m:t>+</m:t>
                        </m:r>
                        <m:d>
                          <m:dPr>
                            <m:ctrlPr>
                              <w:ins w:id="138" w:author="Frick, Juergen" w:date="2019-08-29T16:53:00Z">
                                <w:rPr>
                                  <w:rFonts w:ascii="Cambria Math" w:hAnsi="Cambria Math"/>
                                  <w:i/>
                                  <w:sz w:val="18"/>
                                  <w:szCs w:val="18"/>
                                  <w:lang w:val="en-GB"/>
                                </w:rPr>
                              </w:ins>
                            </m:ctrlPr>
                          </m:dPr>
                          <m:e>
                            <m:sSub>
                              <m:sSubPr>
                                <m:ctrlPr>
                                  <w:ins w:id="139" w:author="Frick, Juergen" w:date="2019-08-29T16:53:00Z">
                                    <w:rPr>
                                      <w:rFonts w:ascii="Cambria Math" w:hAnsi="Cambria Math"/>
                                      <w:i/>
                                      <w:sz w:val="18"/>
                                      <w:szCs w:val="18"/>
                                      <w:lang w:val="en-GB"/>
                                    </w:rPr>
                                  </w:ins>
                                </m:ctrlPr>
                              </m:sSubPr>
                              <m:e>
                                <m:acc>
                                  <m:accPr>
                                    <m:chr m:val="̿"/>
                                    <m:ctrlPr>
                                      <w:ins w:id="140" w:author="Frick, Juergen" w:date="2019-08-29T16:53:00Z">
                                        <w:rPr>
                                          <w:rFonts w:ascii="Cambria Math" w:hAnsi="Cambria Math"/>
                                          <w:i/>
                                          <w:sz w:val="18"/>
                                          <w:szCs w:val="18"/>
                                          <w:lang w:val="en-GB"/>
                                        </w:rPr>
                                      </w:ins>
                                    </m:ctrlPr>
                                  </m:accPr>
                                  <m:e>
                                    <m:r>
                                      <w:rPr>
                                        <w:rFonts w:ascii="Cambria Math" w:hAnsi="Cambria Math"/>
                                        <w:sz w:val="18"/>
                                        <w:szCs w:val="18"/>
                                        <w:lang w:val="en-GB"/>
                                      </w:rPr>
                                      <m:t>τ</m:t>
                                    </m:r>
                                  </m:e>
                                </m:acc>
                              </m:e>
                              <m:sub>
                                <m:r>
                                  <w:rPr>
                                    <w:rFonts w:ascii="Cambria Math" w:hAnsi="Cambria Math"/>
                                    <w:sz w:val="18"/>
                                    <w:szCs w:val="18"/>
                                    <w:lang w:val="en-GB"/>
                                  </w:rPr>
                                  <m:t>eff</m:t>
                                </m:r>
                              </m:sub>
                            </m:sSub>
                            <m:r>
                              <w:rPr>
                                <w:rFonts w:ascii="Cambria Math" w:hAnsi="Cambria Math"/>
                                <w:sz w:val="18"/>
                                <w:szCs w:val="18"/>
                                <w:lang w:val="en-GB"/>
                              </w:rPr>
                              <m:t>∙</m:t>
                            </m:r>
                            <m:acc>
                              <m:accPr>
                                <m:chr m:val="⃗"/>
                                <m:ctrlPr>
                                  <w:ins w:id="141" w:author="Frick, Juergen" w:date="2019-08-29T16:53:00Z">
                                    <w:rPr>
                                      <w:rFonts w:ascii="Cambria Math" w:hAnsi="Cambria Math"/>
                                      <w:i/>
                                      <w:sz w:val="18"/>
                                      <w:szCs w:val="18"/>
                                      <w:lang w:val="en-GB"/>
                                    </w:rPr>
                                  </w:ins>
                                </m:ctrlPr>
                              </m:accPr>
                              <m:e>
                                <m:r>
                                  <w:rPr>
                                    <w:rFonts w:ascii="Cambria Math" w:hAnsi="Cambria Math"/>
                                    <w:sz w:val="18"/>
                                    <w:szCs w:val="18"/>
                                    <w:lang w:val="en-GB"/>
                                  </w:rPr>
                                  <m:t>v</m:t>
                                </m:r>
                              </m:e>
                            </m:acc>
                          </m:e>
                        </m:d>
                      </m:e>
                    </m:nary>
                  </m:e>
                </m:d>
                <m:r>
                  <w:rPr>
                    <w:rFonts w:ascii="Cambria Math" w:hAnsi="Cambria Math"/>
                    <w:sz w:val="18"/>
                    <w:szCs w:val="18"/>
                    <w:lang w:val="en-GB"/>
                  </w:rPr>
                  <m:t>+</m:t>
                </m:r>
                <m:sSub>
                  <m:sSubPr>
                    <m:ctrlPr>
                      <w:ins w:id="142" w:author="Frick, Juergen" w:date="2019-08-29T16:53:00Z">
                        <w:rPr>
                          <w:rFonts w:ascii="Cambria Math" w:hAnsi="Cambria Math"/>
                          <w:i/>
                          <w:sz w:val="18"/>
                          <w:szCs w:val="18"/>
                          <w:lang w:val="en-GB"/>
                        </w:rPr>
                      </w:ins>
                    </m:ctrlPr>
                  </m:sSubPr>
                  <m:e>
                    <m:r>
                      <w:rPr>
                        <w:rFonts w:ascii="Cambria Math" w:hAnsi="Cambria Math"/>
                        <w:sz w:val="18"/>
                        <w:szCs w:val="18"/>
                        <w:lang w:val="en-GB"/>
                      </w:rPr>
                      <m:t>S</m:t>
                    </m:r>
                  </m:e>
                  <m:sub>
                    <m:r>
                      <w:rPr>
                        <w:rFonts w:ascii="Cambria Math" w:hAnsi="Cambria Math"/>
                        <w:sz w:val="18"/>
                        <w:szCs w:val="18"/>
                        <w:lang w:val="en-GB"/>
                      </w:rPr>
                      <m:t>h</m:t>
                    </m:r>
                  </m:sub>
                </m:sSub>
              </m:oMath>
            </m:oMathPara>
          </w:p>
          <w:p w14:paraId="55DD51BC" w14:textId="750DF7AA" w:rsidR="00931BEB" w:rsidRPr="00C61419" w:rsidRDefault="00931BEB" w:rsidP="00121AB7">
            <w:pPr>
              <w:spacing w:before="120"/>
              <w:jc w:val="left"/>
              <w:rPr>
                <w:sz w:val="18"/>
                <w:szCs w:val="18"/>
                <w:lang w:val="en-GB"/>
              </w:rPr>
            </w:pPr>
          </w:p>
        </w:tc>
      </w:tr>
      <w:tr w:rsidR="00BE2FFF" w:rsidRPr="00C61419" w14:paraId="2F60B748" w14:textId="77777777" w:rsidTr="006E0750">
        <w:trPr>
          <w:cantSplit/>
          <w:trHeight w:val="1260"/>
        </w:trPr>
        <w:tc>
          <w:tcPr>
            <w:tcW w:w="590" w:type="dxa"/>
            <w:vMerge/>
            <w:vAlign w:val="center"/>
          </w:tcPr>
          <w:p w14:paraId="5020E3DC" w14:textId="1153EACC" w:rsidR="00BE2FFF" w:rsidRPr="00C61419" w:rsidRDefault="00BE2FFF" w:rsidP="00121AB7">
            <w:pPr>
              <w:spacing w:before="120"/>
              <w:jc w:val="center"/>
              <w:rPr>
                <w:sz w:val="18"/>
                <w:szCs w:val="18"/>
                <w:lang w:val="en-GB"/>
              </w:rPr>
            </w:pPr>
          </w:p>
        </w:tc>
        <w:tc>
          <w:tcPr>
            <w:tcW w:w="1325" w:type="dxa"/>
            <w:vMerge/>
            <w:vAlign w:val="center"/>
          </w:tcPr>
          <w:p w14:paraId="18D23FD9" w14:textId="77777777" w:rsidR="00BE2FFF" w:rsidRPr="00C61419" w:rsidRDefault="00BE2FFF" w:rsidP="00121AB7">
            <w:pPr>
              <w:spacing w:before="120"/>
              <w:jc w:val="right"/>
              <w:rPr>
                <w:b/>
                <w:smallCaps/>
                <w:sz w:val="18"/>
                <w:szCs w:val="18"/>
                <w:lang w:val="en-GB"/>
              </w:rPr>
            </w:pPr>
          </w:p>
        </w:tc>
        <w:tc>
          <w:tcPr>
            <w:tcW w:w="1232" w:type="dxa"/>
            <w:vAlign w:val="center"/>
          </w:tcPr>
          <w:p w14:paraId="54E821E7" w14:textId="77777777" w:rsidR="00BE2FFF" w:rsidRPr="00C61419" w:rsidRDefault="00BE2FFF" w:rsidP="00121AB7">
            <w:pPr>
              <w:spacing w:before="120"/>
              <w:jc w:val="right"/>
              <w:rPr>
                <w:b/>
                <w:sz w:val="18"/>
                <w:szCs w:val="18"/>
                <w:lang w:val="en-GB"/>
              </w:rPr>
            </w:pPr>
            <w:r w:rsidRPr="00C61419">
              <w:rPr>
                <w:b/>
                <w:sz w:val="18"/>
                <w:szCs w:val="18"/>
                <w:lang w:val="en-GB"/>
              </w:rPr>
              <w:t xml:space="preserve">Physical </w:t>
            </w:r>
            <w:r w:rsidRPr="00C61419">
              <w:rPr>
                <w:b/>
                <w:sz w:val="18"/>
                <w:szCs w:val="18"/>
                <w:lang w:val="en-GB"/>
              </w:rPr>
              <w:br/>
              <w:t xml:space="preserve">quantities </w:t>
            </w:r>
          </w:p>
        </w:tc>
        <w:tc>
          <w:tcPr>
            <w:tcW w:w="6379" w:type="dxa"/>
            <w:vAlign w:val="center"/>
          </w:tcPr>
          <w:p w14:paraId="68696BFD" w14:textId="517A16FA" w:rsidR="00BE2FFF" w:rsidRPr="00C61419" w:rsidRDefault="00CB7057" w:rsidP="00121AB7">
            <w:pPr>
              <w:spacing w:before="120"/>
              <w:jc w:val="left"/>
              <w:rPr>
                <w:i/>
                <w:color w:val="808080"/>
                <w:sz w:val="18"/>
                <w:szCs w:val="18"/>
                <w:lang w:val="en-GB"/>
              </w:rPr>
            </w:pPr>
            <w:r w:rsidRPr="00C61419">
              <w:rPr>
                <w:sz w:val="18"/>
                <w:szCs w:val="18"/>
                <w:lang w:val="en-GB"/>
              </w:rPr>
              <w:t>Density</w:t>
            </w:r>
            <w:r w:rsidR="00F60D9F" w:rsidRPr="00C61419">
              <w:rPr>
                <w:sz w:val="18"/>
                <w:szCs w:val="18"/>
                <w:lang w:val="en-GB"/>
              </w:rPr>
              <w:t>, pressure, temperature, velocit</w:t>
            </w:r>
            <w:r w:rsidR="00121AB7" w:rsidRPr="00C61419">
              <w:rPr>
                <w:sz w:val="18"/>
                <w:szCs w:val="18"/>
                <w:lang w:val="en-GB"/>
              </w:rPr>
              <w:t>y</w:t>
            </w:r>
            <w:r w:rsidR="007861A0" w:rsidRPr="00C61419">
              <w:rPr>
                <w:sz w:val="18"/>
                <w:szCs w:val="18"/>
                <w:lang w:val="en-GB"/>
              </w:rPr>
              <w:t>, conductivity</w:t>
            </w:r>
          </w:p>
        </w:tc>
      </w:tr>
      <w:tr w:rsidR="00BE2FFF" w:rsidRPr="00C61419" w14:paraId="1A777744" w14:textId="77777777" w:rsidTr="006E0750">
        <w:trPr>
          <w:cantSplit/>
          <w:trHeight w:val="441"/>
        </w:trPr>
        <w:tc>
          <w:tcPr>
            <w:tcW w:w="590" w:type="dxa"/>
            <w:vMerge w:val="restart"/>
            <w:vAlign w:val="center"/>
          </w:tcPr>
          <w:p w14:paraId="2C640DFD" w14:textId="77777777" w:rsidR="00BE2FFF" w:rsidRPr="00C61419" w:rsidRDefault="00BE2FFF" w:rsidP="00121AB7">
            <w:pPr>
              <w:spacing w:before="120"/>
              <w:jc w:val="center"/>
              <w:rPr>
                <w:sz w:val="18"/>
                <w:szCs w:val="18"/>
                <w:lang w:val="en-GB"/>
              </w:rPr>
            </w:pPr>
            <w:r w:rsidRPr="00C61419">
              <w:rPr>
                <w:sz w:val="18"/>
                <w:szCs w:val="18"/>
                <w:lang w:val="en-GB"/>
              </w:rPr>
              <w:t>2.4</w:t>
            </w:r>
          </w:p>
        </w:tc>
        <w:tc>
          <w:tcPr>
            <w:tcW w:w="1325" w:type="dxa"/>
            <w:vMerge w:val="restart"/>
            <w:vAlign w:val="center"/>
          </w:tcPr>
          <w:p w14:paraId="15796BAB" w14:textId="77777777" w:rsidR="00BE2FFF" w:rsidRPr="00C61419" w:rsidRDefault="00BE2FFF" w:rsidP="00121AB7">
            <w:pPr>
              <w:spacing w:before="120"/>
              <w:jc w:val="left"/>
              <w:rPr>
                <w:b/>
                <w:smallCaps/>
                <w:sz w:val="18"/>
                <w:szCs w:val="18"/>
                <w:lang w:val="en-GB"/>
              </w:rPr>
            </w:pPr>
            <w:r w:rsidRPr="00C61419">
              <w:rPr>
                <w:b/>
                <w:smallCaps/>
                <w:sz w:val="18"/>
                <w:szCs w:val="18"/>
                <w:lang w:val="en-GB"/>
              </w:rPr>
              <w:t>Materials relations</w:t>
            </w:r>
          </w:p>
          <w:p w14:paraId="6E2440E8" w14:textId="77777777" w:rsidR="00BE2FFF" w:rsidRPr="00C61419" w:rsidRDefault="00BE2FFF" w:rsidP="00121AB7">
            <w:pPr>
              <w:spacing w:before="120"/>
              <w:jc w:val="center"/>
              <w:rPr>
                <w:b/>
                <w:smallCaps/>
                <w:sz w:val="18"/>
                <w:szCs w:val="18"/>
                <w:lang w:val="en-GB"/>
              </w:rPr>
            </w:pPr>
          </w:p>
        </w:tc>
        <w:tc>
          <w:tcPr>
            <w:tcW w:w="1232" w:type="dxa"/>
            <w:vAlign w:val="center"/>
          </w:tcPr>
          <w:p w14:paraId="7FDAF08D" w14:textId="77777777" w:rsidR="00BE2FFF" w:rsidRPr="00C61419" w:rsidRDefault="00BE2FFF" w:rsidP="00121AB7">
            <w:pPr>
              <w:spacing w:before="120"/>
              <w:jc w:val="right"/>
              <w:rPr>
                <w:sz w:val="18"/>
                <w:szCs w:val="18"/>
                <w:lang w:val="en-GB"/>
              </w:rPr>
            </w:pPr>
            <w:r w:rsidRPr="00C61419">
              <w:rPr>
                <w:b/>
                <w:sz w:val="18"/>
                <w:szCs w:val="18"/>
                <w:lang w:val="en-GB"/>
              </w:rPr>
              <w:t>Relation</w:t>
            </w:r>
          </w:p>
        </w:tc>
        <w:tc>
          <w:tcPr>
            <w:tcW w:w="6379" w:type="dxa"/>
            <w:vAlign w:val="center"/>
          </w:tcPr>
          <w:p w14:paraId="704A3DAB" w14:textId="40CA08C3" w:rsidR="00F60D9F" w:rsidRPr="00C61419" w:rsidRDefault="00CB7057" w:rsidP="00121AB7">
            <w:pPr>
              <w:spacing w:before="120"/>
              <w:rPr>
                <w:sz w:val="18"/>
                <w:szCs w:val="18"/>
                <w:lang w:val="en-GB"/>
              </w:rPr>
            </w:pPr>
            <w:r w:rsidRPr="00C61419">
              <w:rPr>
                <w:sz w:val="18"/>
                <w:szCs w:val="18"/>
                <w:lang w:val="en-GB"/>
              </w:rPr>
              <w:t>For a</w:t>
            </w:r>
            <w:r w:rsidR="00BE2FFF" w:rsidRPr="00C61419">
              <w:rPr>
                <w:sz w:val="18"/>
                <w:szCs w:val="18"/>
                <w:lang w:val="en-GB"/>
              </w:rPr>
              <w:t xml:space="preserve">ir and water </w:t>
            </w:r>
            <w:del w:id="143" w:author="Frick, Juergen" w:date="2019-08-29T17:02:00Z">
              <w:r w:rsidR="00BE2FFF" w:rsidRPr="00C61419" w:rsidDel="00C61419">
                <w:rPr>
                  <w:sz w:val="18"/>
                  <w:szCs w:val="18"/>
                  <w:lang w:val="en-GB"/>
                </w:rPr>
                <w:delText>vapor</w:delText>
              </w:r>
            </w:del>
            <w:ins w:id="144" w:author="Frick, Juergen" w:date="2019-08-29T17:02:00Z">
              <w:r w:rsidR="00C61419" w:rsidRPr="00C61419">
                <w:rPr>
                  <w:sz w:val="18"/>
                  <w:szCs w:val="18"/>
                  <w:lang w:val="en-GB"/>
                </w:rPr>
                <w:t>vapour</w:t>
              </w:r>
            </w:ins>
            <w:r w:rsidR="00BE2FFF" w:rsidRPr="00C61419">
              <w:rPr>
                <w:sz w:val="18"/>
                <w:szCs w:val="18"/>
                <w:lang w:val="en-GB"/>
              </w:rPr>
              <w:t xml:space="preserve">: </w:t>
            </w:r>
            <w:r w:rsidR="00F60D9F" w:rsidRPr="00C61419">
              <w:rPr>
                <w:sz w:val="18"/>
                <w:szCs w:val="18"/>
                <w:lang w:val="en-GB"/>
              </w:rPr>
              <w:t>Ideal</w:t>
            </w:r>
            <w:r w:rsidR="00BE2FFF" w:rsidRPr="00C61419">
              <w:rPr>
                <w:sz w:val="18"/>
                <w:szCs w:val="18"/>
                <w:lang w:val="en-GB"/>
              </w:rPr>
              <w:t xml:space="preserve"> Gas Law</w:t>
            </w:r>
            <w:r w:rsidR="00121AB7" w:rsidRPr="00C61419">
              <w:rPr>
                <w:sz w:val="18"/>
                <w:szCs w:val="18"/>
                <w:lang w:val="en-GB"/>
              </w:rPr>
              <w:t>:</w:t>
            </w:r>
          </w:p>
          <w:p w14:paraId="0D4B3D33" w14:textId="172841BE" w:rsidR="00CB7057" w:rsidRPr="00C61419" w:rsidRDefault="00F60D9F" w:rsidP="00121AB7">
            <w:pPr>
              <w:spacing w:before="120"/>
              <w:rPr>
                <w:sz w:val="18"/>
                <w:szCs w:val="18"/>
                <w:lang w:val="en-GB"/>
              </w:rPr>
            </w:pPr>
            <m:oMathPara>
              <m:oMath>
                <m:r>
                  <w:rPr>
                    <w:rFonts w:ascii="Cambria Math" w:hAnsi="Cambria Math"/>
                    <w:sz w:val="20"/>
                    <w:szCs w:val="20"/>
                    <w:lang w:val="en-GB"/>
                  </w:rPr>
                  <m:t>ρ=</m:t>
                </m:r>
                <m:f>
                  <m:fPr>
                    <m:ctrlPr>
                      <w:ins w:id="145" w:author="Frick, Juergen" w:date="2019-08-29T16:53:00Z">
                        <w:rPr>
                          <w:rFonts w:ascii="Cambria Math" w:hAnsi="Cambria Math"/>
                          <w:i/>
                          <w:sz w:val="20"/>
                          <w:szCs w:val="20"/>
                          <w:lang w:val="en-GB"/>
                        </w:rPr>
                      </w:ins>
                    </m:ctrlPr>
                  </m:fPr>
                  <m:num>
                    <m:r>
                      <w:rPr>
                        <w:rFonts w:ascii="Cambria Math" w:hAnsi="Cambria Math"/>
                        <w:sz w:val="20"/>
                        <w:szCs w:val="20"/>
                        <w:lang w:val="en-GB"/>
                      </w:rPr>
                      <m:t>p</m:t>
                    </m:r>
                  </m:num>
                  <m:den>
                    <m:f>
                      <m:fPr>
                        <m:ctrlPr>
                          <w:ins w:id="146" w:author="Frick, Juergen" w:date="2019-08-29T16:53:00Z">
                            <w:rPr>
                              <w:rFonts w:ascii="Cambria Math" w:hAnsi="Cambria Math"/>
                              <w:i/>
                              <w:sz w:val="20"/>
                              <w:szCs w:val="20"/>
                              <w:lang w:val="en-GB"/>
                            </w:rPr>
                          </w:ins>
                        </m:ctrlPr>
                      </m:fPr>
                      <m:num>
                        <m:r>
                          <w:rPr>
                            <w:rFonts w:ascii="Cambria Math" w:hAnsi="Cambria Math"/>
                            <w:sz w:val="20"/>
                            <w:szCs w:val="20"/>
                            <w:lang w:val="en-GB"/>
                          </w:rPr>
                          <m:t>R</m:t>
                        </m:r>
                      </m:num>
                      <m:den>
                        <m:sSub>
                          <m:sSubPr>
                            <m:ctrlPr>
                              <w:ins w:id="147" w:author="Frick, Juergen" w:date="2019-08-29T16:53:00Z">
                                <w:rPr>
                                  <w:rFonts w:ascii="Cambria Math" w:hAnsi="Cambria Math"/>
                                  <w:i/>
                                  <w:sz w:val="20"/>
                                  <w:szCs w:val="20"/>
                                  <w:lang w:val="en-GB"/>
                                </w:rPr>
                              </w:ins>
                            </m:ctrlPr>
                          </m:sSubPr>
                          <m:e>
                            <m:r>
                              <w:rPr>
                                <w:rFonts w:ascii="Cambria Math" w:hAnsi="Cambria Math"/>
                                <w:sz w:val="20"/>
                                <w:szCs w:val="20"/>
                                <w:lang w:val="en-GB"/>
                              </w:rPr>
                              <m:t>M</m:t>
                            </m:r>
                          </m:e>
                          <m:sub>
                            <m:r>
                              <w:rPr>
                                <w:rFonts w:ascii="Cambria Math" w:hAnsi="Cambria Math"/>
                                <w:sz w:val="20"/>
                                <w:szCs w:val="20"/>
                                <w:lang w:val="en-GB"/>
                              </w:rPr>
                              <m:t>w</m:t>
                            </m:r>
                          </m:sub>
                        </m:sSub>
                      </m:den>
                    </m:f>
                    <m:r>
                      <w:rPr>
                        <w:rFonts w:ascii="Cambria Math" w:hAnsi="Cambria Math"/>
                        <w:sz w:val="20"/>
                        <w:szCs w:val="20"/>
                        <w:lang w:val="en-GB"/>
                      </w:rPr>
                      <m:t>T</m:t>
                    </m:r>
                  </m:den>
                </m:f>
              </m:oMath>
            </m:oMathPara>
          </w:p>
        </w:tc>
      </w:tr>
      <w:tr w:rsidR="00BE2FFF" w:rsidRPr="00C61419" w14:paraId="2E972D78" w14:textId="77777777" w:rsidTr="006E0750">
        <w:trPr>
          <w:cantSplit/>
          <w:trHeight w:val="1267"/>
        </w:trPr>
        <w:tc>
          <w:tcPr>
            <w:tcW w:w="590" w:type="dxa"/>
            <w:vMerge/>
            <w:vAlign w:val="center"/>
          </w:tcPr>
          <w:p w14:paraId="742725D8" w14:textId="77777777" w:rsidR="00BE2FFF" w:rsidRPr="00C61419" w:rsidRDefault="00BE2FFF" w:rsidP="00121AB7">
            <w:pPr>
              <w:spacing w:before="120"/>
              <w:jc w:val="center"/>
              <w:rPr>
                <w:sz w:val="18"/>
                <w:szCs w:val="18"/>
                <w:lang w:val="en-GB"/>
              </w:rPr>
            </w:pPr>
          </w:p>
        </w:tc>
        <w:tc>
          <w:tcPr>
            <w:tcW w:w="1325" w:type="dxa"/>
            <w:vMerge/>
            <w:vAlign w:val="center"/>
          </w:tcPr>
          <w:p w14:paraId="1CE3CDE0" w14:textId="77777777" w:rsidR="00BE2FFF" w:rsidRPr="00C61419" w:rsidRDefault="00BE2FFF" w:rsidP="00121AB7">
            <w:pPr>
              <w:spacing w:before="120"/>
              <w:jc w:val="right"/>
              <w:rPr>
                <w:b/>
                <w:smallCaps/>
                <w:sz w:val="18"/>
                <w:szCs w:val="18"/>
                <w:lang w:val="en-GB"/>
              </w:rPr>
            </w:pPr>
          </w:p>
        </w:tc>
        <w:tc>
          <w:tcPr>
            <w:tcW w:w="1232" w:type="dxa"/>
            <w:vAlign w:val="center"/>
          </w:tcPr>
          <w:p w14:paraId="6A5DCE55" w14:textId="77777777" w:rsidR="00BE2FFF" w:rsidRPr="00C61419" w:rsidRDefault="00BE2FFF" w:rsidP="00121AB7">
            <w:pPr>
              <w:spacing w:before="120"/>
              <w:jc w:val="left"/>
              <w:rPr>
                <w:b/>
                <w:sz w:val="18"/>
                <w:szCs w:val="18"/>
                <w:lang w:val="en-GB"/>
              </w:rPr>
            </w:pPr>
            <w:r w:rsidRPr="00C61419">
              <w:rPr>
                <w:b/>
                <w:sz w:val="18"/>
                <w:szCs w:val="18"/>
                <w:lang w:val="en-GB"/>
              </w:rPr>
              <w:t>Physical quantities/</w:t>
            </w:r>
          </w:p>
          <w:p w14:paraId="2BC1896B" w14:textId="7EB558C5" w:rsidR="00BE2FFF" w:rsidRPr="00C61419" w:rsidRDefault="00931BEB" w:rsidP="00121AB7">
            <w:pPr>
              <w:spacing w:before="120"/>
              <w:jc w:val="left"/>
              <w:rPr>
                <w:b/>
                <w:sz w:val="18"/>
                <w:szCs w:val="18"/>
                <w:lang w:val="en-GB"/>
              </w:rPr>
            </w:pPr>
            <w:r w:rsidRPr="00C61419">
              <w:rPr>
                <w:b/>
                <w:sz w:val="18"/>
                <w:szCs w:val="18"/>
                <w:lang w:val="en-GB"/>
              </w:rPr>
              <w:t xml:space="preserve">descriptors for each </w:t>
            </w:r>
            <w:r w:rsidR="00BE2FFF" w:rsidRPr="00C61419">
              <w:rPr>
                <w:b/>
                <w:sz w:val="18"/>
                <w:szCs w:val="18"/>
                <w:lang w:val="en-GB"/>
              </w:rPr>
              <w:t>MR</w:t>
            </w:r>
          </w:p>
        </w:tc>
        <w:tc>
          <w:tcPr>
            <w:tcW w:w="6379" w:type="dxa"/>
            <w:vAlign w:val="center"/>
          </w:tcPr>
          <w:p w14:paraId="3AC18EFC" w14:textId="5789BD5B" w:rsidR="00BE2FFF" w:rsidRPr="00C61419" w:rsidRDefault="00F60D9F" w:rsidP="00121AB7">
            <w:pPr>
              <w:spacing w:before="120"/>
              <w:rPr>
                <w:i/>
                <w:color w:val="808080"/>
                <w:sz w:val="18"/>
                <w:szCs w:val="18"/>
                <w:lang w:val="en-GB"/>
              </w:rPr>
            </w:pPr>
            <w:r w:rsidRPr="00C61419">
              <w:rPr>
                <w:sz w:val="18"/>
                <w:szCs w:val="18"/>
                <w:lang w:val="en-GB"/>
              </w:rPr>
              <w:t>Density, pressure, temperature, molar mass.</w:t>
            </w:r>
          </w:p>
        </w:tc>
      </w:tr>
      <w:tr w:rsidR="00BE2FFF" w:rsidRPr="00C61419" w14:paraId="59B5611D" w14:textId="77777777" w:rsidTr="006E0750">
        <w:trPr>
          <w:cantSplit/>
          <w:trHeight w:val="894"/>
        </w:trPr>
        <w:tc>
          <w:tcPr>
            <w:tcW w:w="590" w:type="dxa"/>
            <w:vAlign w:val="center"/>
          </w:tcPr>
          <w:p w14:paraId="78B818DA" w14:textId="77777777" w:rsidR="00BE2FFF" w:rsidRPr="00C61419" w:rsidRDefault="00BE2FFF" w:rsidP="00121AB7">
            <w:pPr>
              <w:spacing w:before="120"/>
              <w:jc w:val="center"/>
              <w:rPr>
                <w:sz w:val="18"/>
                <w:szCs w:val="18"/>
                <w:lang w:val="en-GB"/>
              </w:rPr>
            </w:pPr>
            <w:r w:rsidRPr="00C61419">
              <w:rPr>
                <w:sz w:val="18"/>
                <w:szCs w:val="18"/>
                <w:lang w:val="en-GB"/>
              </w:rPr>
              <w:t>2.5</w:t>
            </w:r>
          </w:p>
        </w:tc>
        <w:tc>
          <w:tcPr>
            <w:tcW w:w="1325" w:type="dxa"/>
            <w:vAlign w:val="center"/>
          </w:tcPr>
          <w:p w14:paraId="499E4F3E" w14:textId="77777777" w:rsidR="00BE2FFF" w:rsidRPr="00C61419" w:rsidRDefault="00BE2FFF" w:rsidP="00121AB7">
            <w:pPr>
              <w:spacing w:before="120"/>
              <w:jc w:val="right"/>
              <w:rPr>
                <w:b/>
                <w:sz w:val="18"/>
                <w:szCs w:val="18"/>
                <w:lang w:val="en-GB"/>
              </w:rPr>
            </w:pPr>
            <w:r w:rsidRPr="00C61419">
              <w:rPr>
                <w:b/>
                <w:smallCaps/>
                <w:sz w:val="18"/>
                <w:szCs w:val="18"/>
                <w:lang w:val="en-GB"/>
              </w:rPr>
              <w:t>Physics formulation of the conditions</w:t>
            </w:r>
          </w:p>
        </w:tc>
        <w:tc>
          <w:tcPr>
            <w:tcW w:w="7611" w:type="dxa"/>
            <w:gridSpan w:val="2"/>
            <w:vAlign w:val="center"/>
          </w:tcPr>
          <w:p w14:paraId="5952D4AA" w14:textId="77777777" w:rsidR="00BE2FFF" w:rsidRPr="00C61419" w:rsidRDefault="00BE2FFF" w:rsidP="00121AB7">
            <w:pPr>
              <w:spacing w:before="120"/>
              <w:jc w:val="left"/>
              <w:rPr>
                <w:i/>
                <w:color w:val="808080"/>
                <w:sz w:val="18"/>
                <w:szCs w:val="18"/>
                <w:lang w:val="en-GB"/>
              </w:rPr>
            </w:pPr>
          </w:p>
        </w:tc>
      </w:tr>
      <w:tr w:rsidR="00BE2FFF" w:rsidRPr="00C61419" w14:paraId="361F5D31" w14:textId="77777777" w:rsidTr="006E0750">
        <w:trPr>
          <w:cantSplit/>
          <w:trHeight w:val="403"/>
        </w:trPr>
        <w:tc>
          <w:tcPr>
            <w:tcW w:w="590" w:type="dxa"/>
            <w:vAlign w:val="center"/>
          </w:tcPr>
          <w:p w14:paraId="1E5B69D5" w14:textId="77777777" w:rsidR="00BE2FFF" w:rsidRPr="00C61419" w:rsidRDefault="00BE2FFF" w:rsidP="00121AB7">
            <w:pPr>
              <w:spacing w:before="120"/>
              <w:jc w:val="center"/>
              <w:rPr>
                <w:sz w:val="18"/>
                <w:szCs w:val="18"/>
                <w:lang w:val="en-GB"/>
              </w:rPr>
            </w:pPr>
            <w:r w:rsidRPr="00C61419">
              <w:rPr>
                <w:sz w:val="18"/>
                <w:szCs w:val="18"/>
                <w:lang w:val="en-GB"/>
              </w:rPr>
              <w:t>2.6</w:t>
            </w:r>
          </w:p>
        </w:tc>
        <w:tc>
          <w:tcPr>
            <w:tcW w:w="1325" w:type="dxa"/>
            <w:vAlign w:val="center"/>
          </w:tcPr>
          <w:p w14:paraId="33F7D11E" w14:textId="77777777" w:rsidR="00BE2FFF" w:rsidRPr="00C61419" w:rsidRDefault="00BE2FFF" w:rsidP="00121AB7">
            <w:pPr>
              <w:spacing w:before="120"/>
              <w:jc w:val="right"/>
              <w:rPr>
                <w:b/>
                <w:sz w:val="18"/>
                <w:szCs w:val="18"/>
                <w:lang w:val="en-GB"/>
              </w:rPr>
            </w:pPr>
            <w:r w:rsidRPr="00C61419">
              <w:rPr>
                <w:b/>
                <w:smallCaps/>
                <w:sz w:val="18"/>
                <w:szCs w:val="18"/>
                <w:lang w:val="en-GB"/>
              </w:rPr>
              <w:t>Simulated input</w:t>
            </w:r>
          </w:p>
        </w:tc>
        <w:tc>
          <w:tcPr>
            <w:tcW w:w="7611" w:type="dxa"/>
            <w:gridSpan w:val="2"/>
            <w:vAlign w:val="center"/>
          </w:tcPr>
          <w:p w14:paraId="0159F5A6" w14:textId="1BAAC292" w:rsidR="00A01376" w:rsidRPr="00C61419" w:rsidRDefault="00BF39BD" w:rsidP="00F13C26">
            <w:pPr>
              <w:spacing w:before="120"/>
              <w:rPr>
                <w:sz w:val="18"/>
                <w:szCs w:val="18"/>
                <w:lang w:val="en-GB"/>
              </w:rPr>
            </w:pPr>
            <w:r w:rsidRPr="00C61419">
              <w:rPr>
                <w:sz w:val="18"/>
                <w:szCs w:val="18"/>
                <w:lang w:val="en-GB"/>
              </w:rPr>
              <w:t>The input data</w:t>
            </w:r>
            <w:r w:rsidR="00A01376" w:rsidRPr="00C61419">
              <w:rPr>
                <w:sz w:val="18"/>
                <w:szCs w:val="18"/>
                <w:lang w:val="en-GB"/>
              </w:rPr>
              <w:t xml:space="preserve"> provided by the museum are:</w:t>
            </w:r>
          </w:p>
          <w:p w14:paraId="426A9E31" w14:textId="5F9935EE" w:rsidR="00A01376" w:rsidRPr="00C61419" w:rsidRDefault="00A01376" w:rsidP="00F13C26">
            <w:pPr>
              <w:pStyle w:val="Listenabsatz"/>
              <w:numPr>
                <w:ilvl w:val="0"/>
                <w:numId w:val="34"/>
              </w:numPr>
              <w:spacing w:before="120"/>
              <w:rPr>
                <w:sz w:val="18"/>
                <w:szCs w:val="18"/>
                <w:lang w:val="en-GB"/>
              </w:rPr>
            </w:pPr>
            <w:r w:rsidRPr="00C61419">
              <w:rPr>
                <w:sz w:val="18"/>
                <w:szCs w:val="18"/>
                <w:lang w:val="en-GB"/>
              </w:rPr>
              <w:t>Geometry and shape of the room</w:t>
            </w:r>
            <w:r w:rsidR="00BF39BD" w:rsidRPr="00C61419">
              <w:rPr>
                <w:sz w:val="18"/>
                <w:szCs w:val="18"/>
                <w:lang w:val="en-GB"/>
              </w:rPr>
              <w:t>,</w:t>
            </w:r>
            <w:r w:rsidR="00F13C26" w:rsidRPr="00C61419">
              <w:rPr>
                <w:sz w:val="18"/>
                <w:szCs w:val="18"/>
                <w:lang w:val="en-GB"/>
              </w:rPr>
              <w:t xml:space="preserve"> walls structures,</w:t>
            </w:r>
          </w:p>
          <w:p w14:paraId="69F7ABDC" w14:textId="5D9BD49C" w:rsidR="00A01376" w:rsidRPr="00C61419" w:rsidRDefault="00A01376" w:rsidP="00F13C26">
            <w:pPr>
              <w:pStyle w:val="Listenabsatz"/>
              <w:numPr>
                <w:ilvl w:val="0"/>
                <w:numId w:val="34"/>
              </w:numPr>
              <w:spacing w:before="120"/>
              <w:rPr>
                <w:sz w:val="18"/>
                <w:szCs w:val="18"/>
                <w:lang w:val="en-GB"/>
              </w:rPr>
            </w:pPr>
            <w:r w:rsidRPr="00C61419">
              <w:rPr>
                <w:sz w:val="18"/>
                <w:szCs w:val="18"/>
                <w:lang w:val="en-GB"/>
              </w:rPr>
              <w:t>Conditions (temperature, humidity, mass flow) of the air flow from the HVAC sy</w:t>
            </w:r>
            <w:r w:rsidR="00BF39BD" w:rsidRPr="00C61419">
              <w:rPr>
                <w:sz w:val="18"/>
                <w:szCs w:val="18"/>
                <w:lang w:val="en-GB"/>
              </w:rPr>
              <w:t>stem,</w:t>
            </w:r>
          </w:p>
          <w:p w14:paraId="068FCB9A" w14:textId="3D5171D6" w:rsidR="00BF39BD" w:rsidRPr="00C61419" w:rsidRDefault="009B2714" w:rsidP="00AD3890">
            <w:pPr>
              <w:pStyle w:val="Listenabsatz"/>
              <w:numPr>
                <w:ilvl w:val="0"/>
                <w:numId w:val="34"/>
              </w:numPr>
              <w:spacing w:before="120"/>
              <w:rPr>
                <w:sz w:val="18"/>
                <w:szCs w:val="18"/>
                <w:lang w:val="en-GB"/>
              </w:rPr>
            </w:pPr>
            <w:r w:rsidRPr="00C61419">
              <w:rPr>
                <w:sz w:val="18"/>
                <w:szCs w:val="18"/>
                <w:lang w:val="en-GB"/>
              </w:rPr>
              <w:t>Number of persons,</w:t>
            </w:r>
          </w:p>
          <w:p w14:paraId="1ABA99BF" w14:textId="3945A0E9" w:rsidR="009B2714" w:rsidRPr="00C61419" w:rsidRDefault="009B2714" w:rsidP="009B2714">
            <w:pPr>
              <w:pStyle w:val="Listenabsatz"/>
              <w:numPr>
                <w:ilvl w:val="0"/>
                <w:numId w:val="34"/>
              </w:numPr>
              <w:spacing w:before="120"/>
              <w:rPr>
                <w:sz w:val="18"/>
                <w:szCs w:val="18"/>
                <w:lang w:val="en-GB"/>
              </w:rPr>
            </w:pPr>
            <w:r w:rsidRPr="00C61419">
              <w:rPr>
                <w:sz w:val="18"/>
                <w:szCs w:val="18"/>
                <w:lang w:val="en-GB"/>
              </w:rPr>
              <w:t>Position of electrical equipment</w:t>
            </w:r>
            <w:r w:rsidR="009A23B3" w:rsidRPr="00C61419">
              <w:rPr>
                <w:sz w:val="18"/>
                <w:szCs w:val="18"/>
                <w:lang w:val="en-GB"/>
              </w:rPr>
              <w:t>,</w:t>
            </w:r>
          </w:p>
          <w:p w14:paraId="437D39CE" w14:textId="7480223E" w:rsidR="00F13C26" w:rsidRPr="00C61419" w:rsidRDefault="009A23B3" w:rsidP="009A23B3">
            <w:pPr>
              <w:pStyle w:val="Listenabsatz"/>
              <w:numPr>
                <w:ilvl w:val="0"/>
                <w:numId w:val="34"/>
              </w:numPr>
              <w:spacing w:before="120"/>
              <w:rPr>
                <w:sz w:val="18"/>
                <w:szCs w:val="18"/>
                <w:lang w:val="en-GB"/>
              </w:rPr>
            </w:pPr>
            <w:r w:rsidRPr="00C61419">
              <w:rPr>
                <w:sz w:val="18"/>
                <w:szCs w:val="18"/>
                <w:lang w:val="en-GB"/>
              </w:rPr>
              <w:t>Wall’s temperature (provided by BEPS analysis).</w:t>
            </w:r>
          </w:p>
        </w:tc>
      </w:tr>
    </w:tbl>
    <w:p w14:paraId="1E7B9B73" w14:textId="41C08AF3" w:rsidR="006017F3" w:rsidRPr="00C61419" w:rsidRDefault="006017F3" w:rsidP="00BE2FFF">
      <w:pPr>
        <w:spacing w:before="0" w:after="0"/>
        <w:jc w:val="left"/>
        <w:rPr>
          <w:rFonts w:ascii="Verdana" w:eastAsia="Calibri" w:hAnsi="Verdana" w:cs="Times New Roman"/>
          <w:sz w:val="18"/>
          <w:szCs w:val="18"/>
          <w:lang w:val="en-GB" w:eastAsia="en-US"/>
        </w:rPr>
      </w:pPr>
    </w:p>
    <w:p w14:paraId="129F5D34" w14:textId="77777777" w:rsidR="006017F3" w:rsidRPr="00C61419" w:rsidRDefault="006017F3">
      <w:pPr>
        <w:spacing w:before="0" w:after="0"/>
        <w:jc w:val="left"/>
        <w:rPr>
          <w:rFonts w:ascii="Verdana" w:eastAsia="Calibri" w:hAnsi="Verdana" w:cs="Times New Roman"/>
          <w:sz w:val="18"/>
          <w:szCs w:val="18"/>
          <w:lang w:val="en-GB" w:eastAsia="en-US"/>
        </w:rPr>
      </w:pPr>
      <w:r w:rsidRPr="00C61419">
        <w:rPr>
          <w:rFonts w:ascii="Verdana" w:eastAsia="Calibri" w:hAnsi="Verdana" w:cs="Times New Roman"/>
          <w:sz w:val="18"/>
          <w:szCs w:val="18"/>
          <w:lang w:val="en-GB" w:eastAsia="en-US"/>
        </w:rPr>
        <w:br w:type="page"/>
      </w:r>
    </w:p>
    <w:p w14:paraId="07D64277" w14:textId="77777777" w:rsidR="00BE2FFF" w:rsidRPr="00C61419" w:rsidRDefault="00BE2FFF" w:rsidP="00BE2FFF">
      <w:pPr>
        <w:spacing w:before="0" w:after="0"/>
        <w:jc w:val="left"/>
        <w:rPr>
          <w:rFonts w:ascii="Verdana" w:eastAsia="Calibri" w:hAnsi="Verdana" w:cs="Times New Roman"/>
          <w:sz w:val="18"/>
          <w:szCs w:val="18"/>
          <w:lang w:val="en-GB" w:eastAsia="en-US"/>
        </w:rPr>
      </w:pPr>
    </w:p>
    <w:p w14:paraId="07073EB5" w14:textId="77777777" w:rsidR="00BE2FFF" w:rsidRPr="00C61419" w:rsidRDefault="00BE2FFF" w:rsidP="00BE2FFF">
      <w:pPr>
        <w:spacing w:before="0" w:after="0"/>
        <w:jc w:val="left"/>
        <w:rPr>
          <w:rFonts w:ascii="Verdana" w:eastAsia="Calibri" w:hAnsi="Verdana" w:cs="Times New Roman"/>
          <w:sz w:val="18"/>
          <w:szCs w:val="18"/>
          <w:lang w:val="en-GB" w:eastAsia="en-US"/>
        </w:rPr>
      </w:pPr>
    </w:p>
    <w:tbl>
      <w:tblPr>
        <w:tblStyle w:val="TableGridLight1"/>
        <w:tblW w:w="4865" w:type="pct"/>
        <w:tblInd w:w="250" w:type="dxa"/>
        <w:tblLayout w:type="fixed"/>
        <w:tblLook w:val="04A0" w:firstRow="1" w:lastRow="0" w:firstColumn="1" w:lastColumn="0" w:noHBand="0" w:noVBand="1"/>
      </w:tblPr>
      <w:tblGrid>
        <w:gridCol w:w="590"/>
        <w:gridCol w:w="1765"/>
        <w:gridCol w:w="1472"/>
        <w:gridCol w:w="5541"/>
      </w:tblGrid>
      <w:tr w:rsidR="00BE2FFF" w:rsidRPr="00C61419" w14:paraId="11511C17" w14:textId="77777777" w:rsidTr="00A055DC">
        <w:tc>
          <w:tcPr>
            <w:tcW w:w="561" w:type="dxa"/>
            <w:shd w:val="clear" w:color="auto" w:fill="339933"/>
            <w:vAlign w:val="center"/>
          </w:tcPr>
          <w:p w14:paraId="3BFD5482" w14:textId="77777777" w:rsidR="00BE2FFF" w:rsidRPr="00C61419" w:rsidRDefault="00BE2FFF" w:rsidP="00121AB7">
            <w:pPr>
              <w:spacing w:before="120"/>
              <w:jc w:val="center"/>
              <w:rPr>
                <w:b/>
                <w:sz w:val="20"/>
                <w:szCs w:val="18"/>
                <w:lang w:val="en-GB"/>
              </w:rPr>
            </w:pPr>
            <w:r w:rsidRPr="00C61419">
              <w:rPr>
                <w:b/>
                <w:sz w:val="20"/>
                <w:szCs w:val="18"/>
                <w:lang w:val="en-GB"/>
              </w:rPr>
              <w:t>3</w:t>
            </w:r>
          </w:p>
        </w:tc>
        <w:tc>
          <w:tcPr>
            <w:tcW w:w="8337" w:type="dxa"/>
            <w:gridSpan w:val="3"/>
            <w:shd w:val="clear" w:color="auto" w:fill="339933"/>
          </w:tcPr>
          <w:p w14:paraId="009FE642" w14:textId="77777777" w:rsidR="00BE2FFF" w:rsidRPr="00C61419" w:rsidRDefault="00BE2FFF" w:rsidP="00121AB7">
            <w:pPr>
              <w:spacing w:before="120"/>
              <w:jc w:val="left"/>
              <w:rPr>
                <w:b/>
                <w:i/>
                <w:smallCaps/>
                <w:sz w:val="20"/>
                <w:szCs w:val="18"/>
                <w:lang w:val="en-GB"/>
              </w:rPr>
            </w:pPr>
            <w:r w:rsidRPr="00C61419">
              <w:rPr>
                <w:i/>
                <w:noProof/>
                <w:color w:val="808080"/>
                <w:sz w:val="18"/>
                <w:szCs w:val="18"/>
                <w:lang w:val="en-GB" w:eastAsia="de-DE"/>
              </w:rPr>
              <mc:AlternateContent>
                <mc:Choice Requires="wps">
                  <w:drawing>
                    <wp:anchor distT="0" distB="0" distL="114300" distR="114300" simplePos="0" relativeHeight="251667456" behindDoc="0" locked="0" layoutInCell="1" allowOverlap="1" wp14:anchorId="561DBEC7" wp14:editId="4E2CCC95">
                      <wp:simplePos x="0" y="0"/>
                      <wp:positionH relativeFrom="column">
                        <wp:posOffset>5028584</wp:posOffset>
                      </wp:positionH>
                      <wp:positionV relativeFrom="paragraph">
                        <wp:posOffset>-229235</wp:posOffset>
                      </wp:positionV>
                      <wp:extent cx="447675" cy="452120"/>
                      <wp:effectExtent l="0" t="0" r="28575" b="24130"/>
                      <wp:wrapNone/>
                      <wp:docPr id="35" name="Oval 28"/>
                      <wp:cNvGraphicFramePr/>
                      <a:graphic xmlns:a="http://schemas.openxmlformats.org/drawingml/2006/main">
                        <a:graphicData uri="http://schemas.microsoft.com/office/word/2010/wordprocessingShape">
                          <wps:wsp>
                            <wps:cNvSpPr/>
                            <wps:spPr>
                              <a:xfrm>
                                <a:off x="0" y="0"/>
                                <a:ext cx="447675" cy="452120"/>
                              </a:xfrm>
                              <a:prstGeom prst="ellipse">
                                <a:avLst/>
                              </a:prstGeom>
                              <a:solidFill>
                                <a:srgbClr val="339933"/>
                              </a:solidFill>
                              <a:ln w="25400" cap="flat" cmpd="sng" algn="ctr">
                                <a:solidFill>
                                  <a:srgbClr val="00808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oval w14:anchorId="6143100F" id="Oval 28" o:spid="_x0000_s1026" style="position:absolute;margin-left:395.95pt;margin-top:-18.05pt;width:35.25pt;height: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" fillcolor="#393" strokecolor="teal" strokeweight="2pt"/>
                  </w:pict>
                </mc:Fallback>
              </mc:AlternateContent>
            </w:r>
            <w:r w:rsidRPr="00C61419">
              <w:rPr>
                <w:b/>
                <w:smallCaps/>
                <w:sz w:val="20"/>
                <w:szCs w:val="18"/>
                <w:lang w:val="en-GB"/>
              </w:rPr>
              <w:t xml:space="preserve">Solver and Computational translation of the specifications </w:t>
            </w:r>
          </w:p>
        </w:tc>
      </w:tr>
      <w:tr w:rsidR="00BE2FFF" w:rsidRPr="00C61419" w14:paraId="14D6536E" w14:textId="77777777" w:rsidTr="00A055DC">
        <w:tc>
          <w:tcPr>
            <w:tcW w:w="561" w:type="dxa"/>
            <w:vAlign w:val="center"/>
          </w:tcPr>
          <w:p w14:paraId="6FAF54FA" w14:textId="77777777" w:rsidR="00BE2FFF" w:rsidRPr="00C61419" w:rsidRDefault="00BE2FFF" w:rsidP="00121AB7">
            <w:pPr>
              <w:spacing w:before="120"/>
              <w:jc w:val="center"/>
              <w:rPr>
                <w:b/>
                <w:sz w:val="18"/>
                <w:szCs w:val="18"/>
                <w:lang w:val="en-GB"/>
              </w:rPr>
            </w:pPr>
            <w:r w:rsidRPr="00C61419">
              <w:rPr>
                <w:b/>
                <w:sz w:val="18"/>
                <w:szCs w:val="18"/>
                <w:lang w:val="en-GB"/>
              </w:rPr>
              <w:t>3.1</w:t>
            </w:r>
          </w:p>
        </w:tc>
        <w:tc>
          <w:tcPr>
            <w:tcW w:w="1676" w:type="dxa"/>
            <w:vAlign w:val="center"/>
          </w:tcPr>
          <w:p w14:paraId="345BF01F"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Numerical Solver</w:t>
            </w:r>
          </w:p>
        </w:tc>
        <w:tc>
          <w:tcPr>
            <w:tcW w:w="6661" w:type="dxa"/>
            <w:gridSpan w:val="2"/>
          </w:tcPr>
          <w:p w14:paraId="508725AA" w14:textId="03905EDB" w:rsidR="00BE2FFF" w:rsidRPr="00C61419" w:rsidRDefault="00BE2FFF" w:rsidP="00121AB7">
            <w:pPr>
              <w:tabs>
                <w:tab w:val="left" w:pos="1365"/>
              </w:tabs>
              <w:spacing w:before="120"/>
              <w:rPr>
                <w:sz w:val="18"/>
                <w:szCs w:val="18"/>
                <w:lang w:val="en-GB"/>
              </w:rPr>
            </w:pPr>
            <w:r w:rsidRPr="00C61419">
              <w:rPr>
                <w:sz w:val="18"/>
                <w:szCs w:val="18"/>
                <w:lang w:val="en-GB"/>
              </w:rPr>
              <w:t xml:space="preserve">Finite volume </w:t>
            </w:r>
            <w:r w:rsidR="00C51481" w:rsidRPr="00C61419">
              <w:rPr>
                <w:sz w:val="18"/>
                <w:szCs w:val="18"/>
                <w:lang w:val="en-GB"/>
              </w:rPr>
              <w:t xml:space="preserve">- </w:t>
            </w:r>
            <w:r w:rsidRPr="00C61419">
              <w:rPr>
                <w:sz w:val="18"/>
                <w:szCs w:val="18"/>
                <w:lang w:val="en-GB"/>
              </w:rPr>
              <w:t>Pressure-based</w:t>
            </w:r>
            <w:r w:rsidR="00C51481" w:rsidRPr="00C61419">
              <w:rPr>
                <w:sz w:val="18"/>
                <w:szCs w:val="18"/>
                <w:lang w:val="en-GB"/>
              </w:rPr>
              <w:t xml:space="preserve"> solver</w:t>
            </w:r>
          </w:p>
          <w:p w14:paraId="4617A9B5" w14:textId="77777777" w:rsidR="000D3114" w:rsidRPr="00C61419" w:rsidRDefault="000D3114" w:rsidP="00121AB7">
            <w:pPr>
              <w:tabs>
                <w:tab w:val="left" w:pos="1365"/>
              </w:tabs>
              <w:spacing w:before="120"/>
              <w:rPr>
                <w:color w:val="808080"/>
                <w:sz w:val="18"/>
                <w:szCs w:val="18"/>
                <w:lang w:val="en-GB"/>
              </w:rPr>
            </w:pPr>
          </w:p>
        </w:tc>
      </w:tr>
      <w:tr w:rsidR="00BE2FFF" w:rsidRPr="00C61419" w14:paraId="551436AA" w14:textId="77777777" w:rsidTr="00A055DC">
        <w:tc>
          <w:tcPr>
            <w:tcW w:w="561" w:type="dxa"/>
            <w:vAlign w:val="center"/>
          </w:tcPr>
          <w:p w14:paraId="7D4B7228" w14:textId="77777777" w:rsidR="00BE2FFF" w:rsidRPr="00C61419" w:rsidRDefault="00BE2FFF" w:rsidP="00121AB7">
            <w:pPr>
              <w:spacing w:before="120"/>
              <w:jc w:val="center"/>
              <w:rPr>
                <w:b/>
                <w:sz w:val="18"/>
                <w:szCs w:val="18"/>
                <w:lang w:val="en-GB"/>
              </w:rPr>
            </w:pPr>
            <w:r w:rsidRPr="00C61419">
              <w:rPr>
                <w:b/>
                <w:sz w:val="18"/>
                <w:szCs w:val="18"/>
                <w:lang w:val="en-GB"/>
              </w:rPr>
              <w:t>3.2</w:t>
            </w:r>
          </w:p>
        </w:tc>
        <w:tc>
          <w:tcPr>
            <w:tcW w:w="1676" w:type="dxa"/>
            <w:vAlign w:val="center"/>
          </w:tcPr>
          <w:p w14:paraId="52676882"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Software tool</w:t>
            </w:r>
          </w:p>
        </w:tc>
        <w:tc>
          <w:tcPr>
            <w:tcW w:w="6661" w:type="dxa"/>
            <w:gridSpan w:val="2"/>
          </w:tcPr>
          <w:p w14:paraId="6BBCC006" w14:textId="431F9B25" w:rsidR="000D3114" w:rsidRPr="00C61419" w:rsidRDefault="00BE2FFF" w:rsidP="00121AB7">
            <w:pPr>
              <w:tabs>
                <w:tab w:val="left" w:pos="1365"/>
              </w:tabs>
              <w:spacing w:before="120"/>
              <w:rPr>
                <w:sz w:val="18"/>
                <w:szCs w:val="18"/>
                <w:lang w:val="en-GB"/>
              </w:rPr>
            </w:pPr>
            <w:proofErr w:type="spellStart"/>
            <w:r w:rsidRPr="00C61419">
              <w:rPr>
                <w:sz w:val="18"/>
                <w:szCs w:val="18"/>
                <w:lang w:val="en-GB"/>
              </w:rPr>
              <w:t>Ansys</w:t>
            </w:r>
            <w:proofErr w:type="spellEnd"/>
            <w:r w:rsidRPr="00C61419">
              <w:rPr>
                <w:sz w:val="18"/>
                <w:szCs w:val="18"/>
                <w:lang w:val="en-GB"/>
              </w:rPr>
              <w:t xml:space="preserve"> Fluent</w:t>
            </w:r>
          </w:p>
          <w:p w14:paraId="66C956CF" w14:textId="77777777" w:rsidR="00BE2FFF" w:rsidRPr="00C61419" w:rsidRDefault="00BE2FFF" w:rsidP="00121AB7">
            <w:pPr>
              <w:tabs>
                <w:tab w:val="left" w:pos="1365"/>
              </w:tabs>
              <w:spacing w:before="120"/>
              <w:rPr>
                <w:color w:val="808080"/>
                <w:sz w:val="18"/>
                <w:szCs w:val="18"/>
                <w:lang w:val="en-GB"/>
              </w:rPr>
            </w:pPr>
          </w:p>
        </w:tc>
      </w:tr>
      <w:tr w:rsidR="00BE2FFF" w:rsidRPr="00C61419" w14:paraId="65B79143" w14:textId="77777777" w:rsidTr="00A055DC">
        <w:tc>
          <w:tcPr>
            <w:tcW w:w="561" w:type="dxa"/>
            <w:vAlign w:val="center"/>
          </w:tcPr>
          <w:p w14:paraId="0381EE14" w14:textId="77777777" w:rsidR="00BE2FFF" w:rsidRPr="00C61419" w:rsidRDefault="00BE2FFF" w:rsidP="00121AB7">
            <w:pPr>
              <w:spacing w:before="120"/>
              <w:jc w:val="center"/>
              <w:rPr>
                <w:b/>
                <w:sz w:val="18"/>
                <w:szCs w:val="18"/>
                <w:lang w:val="en-GB"/>
              </w:rPr>
            </w:pPr>
            <w:r w:rsidRPr="00C61419">
              <w:rPr>
                <w:b/>
                <w:sz w:val="18"/>
                <w:szCs w:val="18"/>
                <w:lang w:val="en-GB"/>
              </w:rPr>
              <w:t>3.3</w:t>
            </w:r>
          </w:p>
        </w:tc>
        <w:tc>
          <w:tcPr>
            <w:tcW w:w="1676" w:type="dxa"/>
            <w:vAlign w:val="center"/>
          </w:tcPr>
          <w:p w14:paraId="2A973255"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Time step</w:t>
            </w:r>
          </w:p>
        </w:tc>
        <w:tc>
          <w:tcPr>
            <w:tcW w:w="6661" w:type="dxa"/>
            <w:gridSpan w:val="2"/>
          </w:tcPr>
          <w:p w14:paraId="0572C225" w14:textId="500B21EA" w:rsidR="00BE2FFF" w:rsidRPr="00C61419" w:rsidRDefault="00C51481" w:rsidP="00121AB7">
            <w:pPr>
              <w:tabs>
                <w:tab w:val="left" w:pos="1365"/>
              </w:tabs>
              <w:spacing w:before="120"/>
              <w:jc w:val="left"/>
              <w:rPr>
                <w:sz w:val="18"/>
                <w:szCs w:val="18"/>
                <w:lang w:val="en-GB"/>
              </w:rPr>
            </w:pPr>
            <w:r w:rsidRPr="00C61419">
              <w:rPr>
                <w:sz w:val="18"/>
                <w:szCs w:val="18"/>
                <w:lang w:val="en-GB"/>
              </w:rPr>
              <w:t>From one hour to one</w:t>
            </w:r>
            <w:r w:rsidR="00BE2FFF" w:rsidRPr="00C61419">
              <w:rPr>
                <w:sz w:val="18"/>
                <w:szCs w:val="18"/>
                <w:lang w:val="en-GB"/>
              </w:rPr>
              <w:t xml:space="preserve"> day</w:t>
            </w:r>
            <w:r w:rsidR="00ED319B" w:rsidRPr="00C61419">
              <w:rPr>
                <w:sz w:val="18"/>
                <w:szCs w:val="18"/>
                <w:lang w:val="en-GB"/>
              </w:rPr>
              <w:t>.</w:t>
            </w:r>
          </w:p>
          <w:p w14:paraId="1E8EC210" w14:textId="77777777" w:rsidR="00BE2FFF" w:rsidRPr="00C61419" w:rsidRDefault="00BE2FFF" w:rsidP="00121AB7">
            <w:pPr>
              <w:tabs>
                <w:tab w:val="left" w:pos="1365"/>
              </w:tabs>
              <w:spacing w:before="120"/>
              <w:jc w:val="left"/>
              <w:rPr>
                <w:i/>
                <w:color w:val="808080"/>
                <w:sz w:val="18"/>
                <w:szCs w:val="18"/>
                <w:lang w:val="en-GB"/>
              </w:rPr>
            </w:pPr>
          </w:p>
        </w:tc>
      </w:tr>
      <w:tr w:rsidR="00BE2FFF" w:rsidRPr="00C61419" w14:paraId="32F4B032" w14:textId="77777777" w:rsidTr="00A055DC">
        <w:tc>
          <w:tcPr>
            <w:tcW w:w="561" w:type="dxa"/>
            <w:vAlign w:val="center"/>
          </w:tcPr>
          <w:p w14:paraId="4E4CB30C" w14:textId="77777777" w:rsidR="00BE2FFF" w:rsidRPr="00C61419" w:rsidRDefault="00BE2FFF" w:rsidP="00121AB7">
            <w:pPr>
              <w:spacing w:before="120"/>
              <w:jc w:val="center"/>
              <w:rPr>
                <w:b/>
                <w:sz w:val="18"/>
                <w:szCs w:val="18"/>
                <w:lang w:val="en-GB"/>
              </w:rPr>
            </w:pPr>
            <w:r w:rsidRPr="00C61419">
              <w:rPr>
                <w:b/>
                <w:sz w:val="18"/>
                <w:szCs w:val="18"/>
                <w:lang w:val="en-GB"/>
              </w:rPr>
              <w:t>3.4</w:t>
            </w:r>
          </w:p>
        </w:tc>
        <w:tc>
          <w:tcPr>
            <w:tcW w:w="1676" w:type="dxa"/>
            <w:vAlign w:val="center"/>
          </w:tcPr>
          <w:p w14:paraId="6F7DA8ED" w14:textId="77777777" w:rsidR="00BE2FFF" w:rsidRPr="00C61419" w:rsidRDefault="00BE2FFF" w:rsidP="00121AB7">
            <w:pPr>
              <w:spacing w:before="120"/>
              <w:jc w:val="left"/>
              <w:rPr>
                <w:i/>
                <w:color w:val="808080"/>
                <w:sz w:val="18"/>
                <w:szCs w:val="18"/>
                <w:lang w:val="en-GB"/>
              </w:rPr>
            </w:pPr>
            <w:r w:rsidRPr="00C61419">
              <w:rPr>
                <w:b/>
                <w:smallCaps/>
                <w:sz w:val="18"/>
                <w:szCs w:val="18"/>
                <w:lang w:val="en-GB"/>
              </w:rPr>
              <w:t>Computational Representation</w:t>
            </w:r>
            <w:r w:rsidRPr="00C61419">
              <w:rPr>
                <w:i/>
                <w:color w:val="808080"/>
                <w:sz w:val="18"/>
                <w:szCs w:val="18"/>
                <w:lang w:val="en-GB"/>
              </w:rPr>
              <w:t xml:space="preserve"> </w:t>
            </w:r>
          </w:p>
          <w:p w14:paraId="42C67692" w14:textId="77777777" w:rsidR="00BE2FFF" w:rsidRPr="00C61419" w:rsidRDefault="00BE2FFF" w:rsidP="00121AB7">
            <w:pPr>
              <w:spacing w:before="120"/>
              <w:jc w:val="right"/>
              <w:rPr>
                <w:b/>
                <w:smallCaps/>
                <w:sz w:val="18"/>
                <w:szCs w:val="18"/>
                <w:lang w:val="en-GB"/>
              </w:rPr>
            </w:pPr>
          </w:p>
        </w:tc>
        <w:tc>
          <w:tcPr>
            <w:tcW w:w="1398" w:type="dxa"/>
          </w:tcPr>
          <w:p w14:paraId="52BF9D39"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Physics Equation, Material Relations, Material</w:t>
            </w:r>
          </w:p>
        </w:tc>
        <w:tc>
          <w:tcPr>
            <w:tcW w:w="5263" w:type="dxa"/>
          </w:tcPr>
          <w:p w14:paraId="58F9121A" w14:textId="4ACF3389" w:rsidR="00BE2FFF" w:rsidRPr="00C61419" w:rsidRDefault="00C51481" w:rsidP="00DA0FED">
            <w:pPr>
              <w:tabs>
                <w:tab w:val="left" w:pos="1365"/>
              </w:tabs>
              <w:spacing w:before="120"/>
              <w:jc w:val="left"/>
              <w:rPr>
                <w:sz w:val="18"/>
                <w:szCs w:val="18"/>
                <w:lang w:val="en-GB"/>
              </w:rPr>
            </w:pPr>
            <w:r w:rsidRPr="00C61419">
              <w:rPr>
                <w:sz w:val="18"/>
                <w:szCs w:val="18"/>
                <w:lang w:val="en-GB"/>
              </w:rPr>
              <w:t xml:space="preserve">The pressure-based solver employs an </w:t>
            </w:r>
            <w:proofErr w:type="gramStart"/>
            <w:r w:rsidRPr="00C61419">
              <w:rPr>
                <w:sz w:val="18"/>
                <w:szCs w:val="18"/>
                <w:lang w:val="en-GB"/>
              </w:rPr>
              <w:t>algorithm which</w:t>
            </w:r>
            <w:proofErr w:type="gramEnd"/>
            <w:r w:rsidRPr="00C61419">
              <w:rPr>
                <w:sz w:val="18"/>
                <w:szCs w:val="18"/>
                <w:lang w:val="en-GB"/>
              </w:rPr>
              <w:t xml:space="preserve"> belongs to a general class of methods called the projection method. In the projection method, wherein the constraint of mass conservation (continuity) of the velocity field is achieved by solving a pressure (or pressure correction) equation. The pressure equation </w:t>
            </w:r>
            <w:proofErr w:type="gramStart"/>
            <w:r w:rsidRPr="00C61419">
              <w:rPr>
                <w:sz w:val="18"/>
                <w:szCs w:val="18"/>
                <w:lang w:val="en-GB"/>
              </w:rPr>
              <w:t>is derived</w:t>
            </w:r>
            <w:proofErr w:type="gramEnd"/>
            <w:r w:rsidRPr="00C61419">
              <w:rPr>
                <w:sz w:val="18"/>
                <w:szCs w:val="18"/>
                <w:lang w:val="en-GB"/>
              </w:rPr>
              <w:t xml:space="preserve"> from the continuity and the momentum equations in such </w:t>
            </w:r>
            <w:proofErr w:type="spellStart"/>
            <w:r w:rsidRPr="00C61419">
              <w:rPr>
                <w:sz w:val="18"/>
                <w:szCs w:val="18"/>
                <w:lang w:val="en-GB"/>
              </w:rPr>
              <w:t>away</w:t>
            </w:r>
            <w:proofErr w:type="spellEnd"/>
            <w:r w:rsidRPr="00C61419">
              <w:rPr>
                <w:sz w:val="18"/>
                <w:szCs w:val="18"/>
                <w:lang w:val="en-GB"/>
              </w:rPr>
              <w:t xml:space="preserve"> that the velocity field, corrected by the pressure, satisfies the continuity. Since the governing equations are nonlinear and coupled to one another, the solution process involves iterations wherein the entire set of governing equations </w:t>
            </w:r>
            <w:proofErr w:type="gramStart"/>
            <w:r w:rsidRPr="00C61419">
              <w:rPr>
                <w:sz w:val="18"/>
                <w:szCs w:val="18"/>
                <w:lang w:val="en-GB"/>
              </w:rPr>
              <w:t>is solved</w:t>
            </w:r>
            <w:proofErr w:type="gramEnd"/>
            <w:r w:rsidRPr="00C61419">
              <w:rPr>
                <w:sz w:val="18"/>
                <w:szCs w:val="18"/>
                <w:lang w:val="en-GB"/>
              </w:rPr>
              <w:t xml:space="preserve"> repeatedly until the solution converges.</w:t>
            </w:r>
          </w:p>
          <w:p w14:paraId="1BFF79E9" w14:textId="08DDF4D2" w:rsidR="00C51481" w:rsidRPr="00C61419" w:rsidRDefault="00C51481" w:rsidP="00121AB7">
            <w:pPr>
              <w:tabs>
                <w:tab w:val="left" w:pos="1365"/>
              </w:tabs>
              <w:spacing w:before="120"/>
              <w:jc w:val="left"/>
              <w:rPr>
                <w:i/>
                <w:color w:val="808080"/>
                <w:sz w:val="12"/>
                <w:szCs w:val="18"/>
                <w:lang w:val="en-GB"/>
              </w:rPr>
            </w:pPr>
          </w:p>
        </w:tc>
      </w:tr>
      <w:tr w:rsidR="00BE2FFF" w:rsidRPr="00C61419" w14:paraId="085B2F0D" w14:textId="77777777" w:rsidTr="00A055DC">
        <w:tc>
          <w:tcPr>
            <w:tcW w:w="561" w:type="dxa"/>
            <w:vAlign w:val="center"/>
          </w:tcPr>
          <w:p w14:paraId="70182BC1" w14:textId="77777777" w:rsidR="00BE2FFF" w:rsidRPr="00C61419" w:rsidRDefault="00BE2FFF" w:rsidP="00121AB7">
            <w:pPr>
              <w:spacing w:before="120"/>
              <w:jc w:val="center"/>
              <w:rPr>
                <w:b/>
                <w:sz w:val="18"/>
                <w:szCs w:val="18"/>
                <w:lang w:val="en-GB"/>
              </w:rPr>
            </w:pPr>
            <w:r w:rsidRPr="00C61419">
              <w:rPr>
                <w:b/>
                <w:sz w:val="18"/>
                <w:szCs w:val="18"/>
                <w:lang w:val="en-GB"/>
              </w:rPr>
              <w:t>3.5</w:t>
            </w:r>
          </w:p>
        </w:tc>
        <w:tc>
          <w:tcPr>
            <w:tcW w:w="1676" w:type="dxa"/>
            <w:vAlign w:val="center"/>
          </w:tcPr>
          <w:p w14:paraId="6A5370CA"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 xml:space="preserve">Computational boundary conditions </w:t>
            </w:r>
          </w:p>
        </w:tc>
        <w:tc>
          <w:tcPr>
            <w:tcW w:w="6661" w:type="dxa"/>
            <w:gridSpan w:val="2"/>
          </w:tcPr>
          <w:p w14:paraId="6845A00D" w14:textId="5E6CFF3C" w:rsidR="00DA0FED" w:rsidRPr="00C61419" w:rsidRDefault="000F746A" w:rsidP="00DA0FED">
            <w:pPr>
              <w:spacing w:before="120"/>
              <w:contextualSpacing/>
              <w:jc w:val="left"/>
              <w:rPr>
                <w:sz w:val="18"/>
                <w:szCs w:val="18"/>
                <w:lang w:val="en-GB"/>
              </w:rPr>
            </w:pPr>
            <w:r w:rsidRPr="00C61419">
              <w:rPr>
                <w:sz w:val="18"/>
                <w:szCs w:val="18"/>
                <w:lang w:val="en-GB"/>
              </w:rPr>
              <w:t xml:space="preserve">The external wall conditions provided by BEPS </w:t>
            </w:r>
            <w:proofErr w:type="gramStart"/>
            <w:r w:rsidRPr="00C61419">
              <w:rPr>
                <w:sz w:val="18"/>
                <w:szCs w:val="18"/>
                <w:lang w:val="en-GB"/>
              </w:rPr>
              <w:t>are considered</w:t>
            </w:r>
            <w:proofErr w:type="gramEnd"/>
            <w:r w:rsidRPr="00C61419">
              <w:rPr>
                <w:sz w:val="18"/>
                <w:szCs w:val="18"/>
                <w:lang w:val="en-GB"/>
              </w:rPr>
              <w:t xml:space="preserve"> as an energy flux through the walls.</w:t>
            </w:r>
          </w:p>
          <w:p w14:paraId="70EFC044" w14:textId="77777777" w:rsidR="00427DC5" w:rsidRPr="00C61419" w:rsidRDefault="00427DC5" w:rsidP="00DA0FED">
            <w:pPr>
              <w:spacing w:before="120"/>
              <w:contextualSpacing/>
              <w:jc w:val="left"/>
              <w:rPr>
                <w:sz w:val="18"/>
                <w:szCs w:val="18"/>
                <w:lang w:val="en-GB"/>
              </w:rPr>
            </w:pPr>
          </w:p>
          <w:p w14:paraId="38AFF0E8" w14:textId="0E47E20A" w:rsidR="00427DC5" w:rsidRPr="00C61419" w:rsidRDefault="00427DC5" w:rsidP="00DA0FED">
            <w:pPr>
              <w:spacing w:before="120"/>
              <w:contextualSpacing/>
              <w:jc w:val="left"/>
              <w:rPr>
                <w:sz w:val="18"/>
                <w:szCs w:val="18"/>
                <w:lang w:val="en-GB"/>
              </w:rPr>
            </w:pPr>
            <w:r w:rsidRPr="00C61419">
              <w:rPr>
                <w:sz w:val="18"/>
                <w:szCs w:val="18"/>
                <w:lang w:val="en-GB"/>
              </w:rPr>
              <w:t xml:space="preserve">The internal walls </w:t>
            </w:r>
            <w:proofErr w:type="gramStart"/>
            <w:r w:rsidRPr="00C61419">
              <w:rPr>
                <w:sz w:val="18"/>
                <w:szCs w:val="18"/>
                <w:lang w:val="en-GB"/>
              </w:rPr>
              <w:t>are considered</w:t>
            </w:r>
            <w:proofErr w:type="gramEnd"/>
            <w:r w:rsidRPr="00C61419">
              <w:rPr>
                <w:sz w:val="18"/>
                <w:szCs w:val="18"/>
                <w:lang w:val="en-GB"/>
              </w:rPr>
              <w:t xml:space="preserve"> adiabatic.</w:t>
            </w:r>
          </w:p>
          <w:p w14:paraId="4C958BA1" w14:textId="77777777" w:rsidR="000F746A" w:rsidRPr="00C61419" w:rsidRDefault="000F746A" w:rsidP="00DA0FED">
            <w:pPr>
              <w:spacing w:before="120"/>
              <w:contextualSpacing/>
              <w:jc w:val="left"/>
              <w:rPr>
                <w:sz w:val="18"/>
                <w:szCs w:val="18"/>
                <w:lang w:val="en-GB"/>
              </w:rPr>
            </w:pPr>
          </w:p>
          <w:p w14:paraId="4651070A" w14:textId="364DFD18" w:rsidR="00DA0FED" w:rsidRPr="00C61419" w:rsidRDefault="00DA0FED" w:rsidP="00DA0FED">
            <w:pPr>
              <w:spacing w:before="120"/>
              <w:contextualSpacing/>
              <w:jc w:val="left"/>
              <w:rPr>
                <w:sz w:val="18"/>
                <w:szCs w:val="18"/>
                <w:lang w:val="en-GB"/>
              </w:rPr>
            </w:pPr>
            <w:r w:rsidRPr="00C61419">
              <w:rPr>
                <w:sz w:val="18"/>
                <w:szCs w:val="18"/>
                <w:lang w:val="en-GB"/>
              </w:rPr>
              <w:t xml:space="preserve">The occupants in the room and the electrical equipment </w:t>
            </w:r>
            <w:proofErr w:type="gramStart"/>
            <w:r w:rsidRPr="00C61419">
              <w:rPr>
                <w:sz w:val="18"/>
                <w:szCs w:val="18"/>
                <w:lang w:val="en-GB"/>
              </w:rPr>
              <w:t>are considered</w:t>
            </w:r>
            <w:proofErr w:type="gramEnd"/>
            <w:r w:rsidRPr="00C61419">
              <w:rPr>
                <w:sz w:val="18"/>
                <w:szCs w:val="18"/>
                <w:lang w:val="en-GB"/>
              </w:rPr>
              <w:t xml:space="preserve"> as thermal loads.</w:t>
            </w:r>
          </w:p>
          <w:p w14:paraId="24A60A98" w14:textId="77777777" w:rsidR="00DA0FED" w:rsidRPr="00C61419" w:rsidRDefault="00DA0FED" w:rsidP="00DA0FED">
            <w:pPr>
              <w:spacing w:before="120"/>
              <w:contextualSpacing/>
              <w:jc w:val="left"/>
              <w:rPr>
                <w:sz w:val="18"/>
                <w:szCs w:val="18"/>
                <w:lang w:val="en-GB"/>
              </w:rPr>
            </w:pPr>
          </w:p>
          <w:p w14:paraId="1E1AE1F5" w14:textId="514BF2A6" w:rsidR="00DA0FED" w:rsidRPr="00C61419" w:rsidRDefault="00DA0FED" w:rsidP="00DA0FED">
            <w:pPr>
              <w:spacing w:before="120"/>
              <w:contextualSpacing/>
              <w:jc w:val="left"/>
              <w:rPr>
                <w:color w:val="808080"/>
                <w:sz w:val="20"/>
                <w:szCs w:val="20"/>
                <w:lang w:val="en-GB"/>
              </w:rPr>
            </w:pPr>
          </w:p>
        </w:tc>
      </w:tr>
      <w:tr w:rsidR="00BE2FFF" w:rsidRPr="00C61419" w14:paraId="71F6FF62" w14:textId="77777777" w:rsidTr="00A055DC">
        <w:tc>
          <w:tcPr>
            <w:tcW w:w="561" w:type="dxa"/>
            <w:vAlign w:val="center"/>
          </w:tcPr>
          <w:p w14:paraId="2D28BE4C" w14:textId="521A02F7" w:rsidR="00BE2FFF" w:rsidRPr="00C61419" w:rsidRDefault="00BE2FFF" w:rsidP="00121AB7">
            <w:pPr>
              <w:spacing w:before="120"/>
              <w:jc w:val="center"/>
              <w:rPr>
                <w:b/>
                <w:sz w:val="18"/>
                <w:szCs w:val="18"/>
                <w:lang w:val="en-GB"/>
              </w:rPr>
            </w:pPr>
            <w:r w:rsidRPr="00C61419">
              <w:rPr>
                <w:b/>
                <w:sz w:val="18"/>
                <w:szCs w:val="18"/>
                <w:lang w:val="en-GB"/>
              </w:rPr>
              <w:t>3.6</w:t>
            </w:r>
          </w:p>
        </w:tc>
        <w:tc>
          <w:tcPr>
            <w:tcW w:w="1676" w:type="dxa"/>
            <w:vAlign w:val="center"/>
          </w:tcPr>
          <w:p w14:paraId="0F192269"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additional Solver Parameters</w:t>
            </w:r>
          </w:p>
        </w:tc>
        <w:tc>
          <w:tcPr>
            <w:tcW w:w="6661" w:type="dxa"/>
            <w:gridSpan w:val="2"/>
          </w:tcPr>
          <w:p w14:paraId="5249BD7B" w14:textId="77777777" w:rsidR="00BE2FFF" w:rsidRPr="00C61419" w:rsidRDefault="00BE2FFF" w:rsidP="00121AB7">
            <w:pPr>
              <w:spacing w:before="120"/>
              <w:jc w:val="left"/>
              <w:rPr>
                <w:sz w:val="20"/>
                <w:szCs w:val="20"/>
                <w:lang w:val="en-GB"/>
              </w:rPr>
            </w:pPr>
          </w:p>
        </w:tc>
      </w:tr>
    </w:tbl>
    <w:p w14:paraId="2BB03B6E" w14:textId="77777777" w:rsidR="00BE2FFF" w:rsidRPr="00C61419" w:rsidRDefault="00BE2FFF" w:rsidP="00BE2FFF">
      <w:pPr>
        <w:spacing w:before="0" w:after="0"/>
        <w:rPr>
          <w:rFonts w:ascii="Verdana" w:eastAsia="Calibri" w:hAnsi="Verdana" w:cs="Times New Roman"/>
          <w:sz w:val="18"/>
          <w:szCs w:val="18"/>
          <w:lang w:val="en-GB" w:eastAsia="en-US"/>
        </w:rPr>
      </w:pPr>
    </w:p>
    <w:p w14:paraId="22E4A2EF" w14:textId="77777777" w:rsidR="00BE2FFF" w:rsidRPr="00C61419" w:rsidRDefault="00BE2FFF" w:rsidP="00BE2FFF">
      <w:pPr>
        <w:spacing w:before="0" w:after="0"/>
        <w:rPr>
          <w:rFonts w:ascii="Verdana" w:eastAsia="Calibri" w:hAnsi="Verdana" w:cs="Times New Roman"/>
          <w:sz w:val="18"/>
          <w:szCs w:val="18"/>
          <w:lang w:val="en-GB" w:eastAsia="en-US"/>
        </w:rPr>
      </w:pPr>
    </w:p>
    <w:p w14:paraId="384B789A" w14:textId="77777777" w:rsidR="00BE2FFF" w:rsidRPr="00C61419" w:rsidRDefault="00BE2FFF" w:rsidP="00BE2FFF">
      <w:pPr>
        <w:spacing w:before="0" w:after="0"/>
        <w:rPr>
          <w:rFonts w:ascii="Verdana" w:eastAsia="Calibri" w:hAnsi="Verdana" w:cs="Times New Roman"/>
          <w:sz w:val="18"/>
          <w:szCs w:val="18"/>
          <w:lang w:val="en-GB" w:eastAsia="en-US"/>
        </w:rPr>
      </w:pPr>
    </w:p>
    <w:tbl>
      <w:tblPr>
        <w:tblStyle w:val="TableGridLight1"/>
        <w:tblW w:w="5000" w:type="pct"/>
        <w:tblLayout w:type="fixed"/>
        <w:tblLook w:val="04A0" w:firstRow="1" w:lastRow="0" w:firstColumn="1" w:lastColumn="0" w:noHBand="0" w:noVBand="1"/>
      </w:tblPr>
      <w:tblGrid>
        <w:gridCol w:w="664"/>
        <w:gridCol w:w="1803"/>
        <w:gridCol w:w="7161"/>
      </w:tblGrid>
      <w:tr w:rsidR="00BE2FFF" w:rsidRPr="00C61419" w14:paraId="2C6B3247" w14:textId="77777777" w:rsidTr="00A055DC">
        <w:trPr>
          <w:trHeight w:val="571"/>
        </w:trPr>
        <w:tc>
          <w:tcPr>
            <w:tcW w:w="675" w:type="dxa"/>
            <w:shd w:val="clear" w:color="auto" w:fill="CCFFCC"/>
            <w:vAlign w:val="center"/>
          </w:tcPr>
          <w:p w14:paraId="425E7440" w14:textId="77777777" w:rsidR="00BE2FFF" w:rsidRPr="00C61419" w:rsidRDefault="00BE2FFF" w:rsidP="00121AB7">
            <w:pPr>
              <w:spacing w:before="120"/>
              <w:jc w:val="center"/>
              <w:rPr>
                <w:b/>
                <w:sz w:val="20"/>
                <w:szCs w:val="18"/>
                <w:lang w:val="en-GB" w:eastAsia="it-IT"/>
              </w:rPr>
            </w:pPr>
            <w:r w:rsidRPr="00C61419">
              <w:rPr>
                <w:b/>
                <w:sz w:val="20"/>
                <w:szCs w:val="18"/>
                <w:lang w:val="en-GB" w:eastAsia="it-IT"/>
              </w:rPr>
              <w:t>4</w:t>
            </w:r>
          </w:p>
        </w:tc>
        <w:tc>
          <w:tcPr>
            <w:tcW w:w="9179" w:type="dxa"/>
            <w:gridSpan w:val="2"/>
            <w:shd w:val="clear" w:color="auto" w:fill="CCFFCC"/>
            <w:vAlign w:val="center"/>
          </w:tcPr>
          <w:p w14:paraId="3C9E9FF4" w14:textId="77777777" w:rsidR="00BE2FFF" w:rsidRPr="00C61419" w:rsidRDefault="00BE2FFF" w:rsidP="00121AB7">
            <w:pPr>
              <w:spacing w:before="120"/>
              <w:jc w:val="left"/>
              <w:rPr>
                <w:b/>
                <w:i/>
                <w:smallCaps/>
                <w:sz w:val="20"/>
                <w:szCs w:val="18"/>
                <w:lang w:val="en-GB"/>
              </w:rPr>
            </w:pPr>
            <w:r w:rsidRPr="00C61419">
              <w:rPr>
                <w:b/>
                <w:noProof/>
                <w:sz w:val="18"/>
                <w:szCs w:val="18"/>
                <w:lang w:val="en-GB" w:eastAsia="de-DE"/>
              </w:rPr>
              <mc:AlternateContent>
                <mc:Choice Requires="wps">
                  <w:drawing>
                    <wp:anchor distT="0" distB="0" distL="114300" distR="114300" simplePos="0" relativeHeight="251668480" behindDoc="0" locked="0" layoutInCell="1" allowOverlap="1" wp14:anchorId="27B14660" wp14:editId="56E586F9">
                      <wp:simplePos x="0" y="0"/>
                      <wp:positionH relativeFrom="column">
                        <wp:posOffset>5125720</wp:posOffset>
                      </wp:positionH>
                      <wp:positionV relativeFrom="paragraph">
                        <wp:posOffset>-82550</wp:posOffset>
                      </wp:positionV>
                      <wp:extent cx="461645" cy="447675"/>
                      <wp:effectExtent l="38100" t="38100" r="90805" b="104775"/>
                      <wp:wrapNone/>
                      <wp:docPr id="37" name="Oval 37"/>
                      <wp:cNvGraphicFramePr/>
                      <a:graphic xmlns:a="http://schemas.openxmlformats.org/drawingml/2006/main">
                        <a:graphicData uri="http://schemas.microsoft.com/office/word/2010/wordprocessingShape">
                          <wps:wsp>
                            <wps:cNvSpPr/>
                            <wps:spPr>
                              <a:xfrm>
                                <a:off x="0" y="0"/>
                                <a:ext cx="461645" cy="447675"/>
                              </a:xfrm>
                              <a:prstGeom prst="ellipse">
                                <a:avLst/>
                              </a:prstGeom>
                              <a:solidFill>
                                <a:srgbClr val="CCFFCC"/>
                              </a:solidFill>
                              <a:ln w="25400" cap="flat" cmpd="sng" algn="ctr">
                                <a:noFill/>
                                <a:prstDash val="solid"/>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w:pict>
                    <v:oval w14:anchorId="7C1C39EC" id="Oval 37" o:spid="_x0000_s1026" style="position:absolute;margin-left:403.6pt;margin-top:-6.5pt;width:36.3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" fillcolor="#cfc" stroked="f" strokeweight="2pt">
                      <v:shadow on="t" color="black" opacity="26214f" origin="-.5,-.5" offset=".74836mm,.74836mm"/>
                    </v:oval>
                  </w:pict>
                </mc:Fallback>
              </mc:AlternateContent>
            </w:r>
            <w:r w:rsidRPr="00C61419">
              <w:rPr>
                <w:b/>
                <w:smallCaps/>
                <w:sz w:val="20"/>
                <w:szCs w:val="18"/>
                <w:lang w:val="en-GB"/>
              </w:rPr>
              <w:t>POST PROCESSING</w:t>
            </w:r>
          </w:p>
        </w:tc>
      </w:tr>
      <w:tr w:rsidR="00BE2FFF" w:rsidRPr="00C61419" w14:paraId="01558A26" w14:textId="77777777" w:rsidTr="00A055DC">
        <w:tc>
          <w:tcPr>
            <w:tcW w:w="675" w:type="dxa"/>
            <w:vAlign w:val="center"/>
          </w:tcPr>
          <w:p w14:paraId="27749115" w14:textId="77777777" w:rsidR="00BE2FFF" w:rsidRPr="00C61419" w:rsidRDefault="00BE2FFF" w:rsidP="00121AB7">
            <w:pPr>
              <w:spacing w:before="120"/>
              <w:jc w:val="center"/>
              <w:rPr>
                <w:b/>
                <w:smallCaps/>
                <w:sz w:val="18"/>
                <w:szCs w:val="18"/>
                <w:lang w:val="en-GB"/>
              </w:rPr>
            </w:pPr>
            <w:r w:rsidRPr="00C61419">
              <w:rPr>
                <w:b/>
                <w:smallCaps/>
                <w:sz w:val="18"/>
                <w:szCs w:val="18"/>
                <w:lang w:val="en-GB"/>
              </w:rPr>
              <w:t>4.1</w:t>
            </w:r>
          </w:p>
        </w:tc>
        <w:tc>
          <w:tcPr>
            <w:tcW w:w="1843" w:type="dxa"/>
          </w:tcPr>
          <w:p w14:paraId="3DEE8A73"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 xml:space="preserve">The processed output </w:t>
            </w:r>
          </w:p>
        </w:tc>
        <w:tc>
          <w:tcPr>
            <w:tcW w:w="7336" w:type="dxa"/>
          </w:tcPr>
          <w:p w14:paraId="04629065" w14:textId="77777777" w:rsidR="00121AB7" w:rsidRPr="00C61419" w:rsidRDefault="00121AB7" w:rsidP="00121AB7">
            <w:pPr>
              <w:tabs>
                <w:tab w:val="left" w:pos="1365"/>
              </w:tabs>
              <w:spacing w:before="120"/>
              <w:jc w:val="left"/>
              <w:rPr>
                <w:sz w:val="18"/>
                <w:szCs w:val="18"/>
                <w:lang w:val="en-GB"/>
              </w:rPr>
            </w:pPr>
            <w:r w:rsidRPr="00C61419">
              <w:rPr>
                <w:sz w:val="18"/>
                <w:szCs w:val="18"/>
                <w:lang w:val="en-GB"/>
              </w:rPr>
              <w:t>The main results are:</w:t>
            </w:r>
          </w:p>
          <w:p w14:paraId="1326428B" w14:textId="77777777" w:rsidR="00121AB7" w:rsidRPr="00C61419" w:rsidRDefault="00121AB7" w:rsidP="00121AB7">
            <w:pPr>
              <w:pStyle w:val="Listenabsatz"/>
              <w:numPr>
                <w:ilvl w:val="0"/>
                <w:numId w:val="33"/>
              </w:numPr>
              <w:tabs>
                <w:tab w:val="left" w:pos="1365"/>
              </w:tabs>
              <w:spacing w:before="120"/>
              <w:jc w:val="left"/>
              <w:rPr>
                <w:sz w:val="18"/>
                <w:szCs w:val="18"/>
                <w:lang w:val="en-GB"/>
              </w:rPr>
            </w:pPr>
            <w:r w:rsidRPr="00C61419">
              <w:rPr>
                <w:sz w:val="18"/>
                <w:szCs w:val="18"/>
                <w:lang w:val="en-GB"/>
              </w:rPr>
              <w:t>t</w:t>
            </w:r>
            <w:r w:rsidR="00BE2FFF" w:rsidRPr="00C61419">
              <w:rPr>
                <w:sz w:val="18"/>
                <w:szCs w:val="18"/>
                <w:lang w:val="en-GB"/>
              </w:rPr>
              <w:t>emperature, humidity and air velocity in</w:t>
            </w:r>
            <w:r w:rsidRPr="00C61419">
              <w:rPr>
                <w:sz w:val="18"/>
                <w:szCs w:val="18"/>
                <w:lang w:val="en-GB"/>
              </w:rPr>
              <w:t xml:space="preserve"> every point of the museum room,</w:t>
            </w:r>
          </w:p>
          <w:p w14:paraId="2036C4BC" w14:textId="3DD38A4A" w:rsidR="00BE2FFF" w:rsidRPr="00C61419" w:rsidRDefault="00121AB7" w:rsidP="00121AB7">
            <w:pPr>
              <w:pStyle w:val="Listenabsatz"/>
              <w:numPr>
                <w:ilvl w:val="0"/>
                <w:numId w:val="33"/>
              </w:numPr>
              <w:tabs>
                <w:tab w:val="left" w:pos="1365"/>
              </w:tabs>
              <w:spacing w:before="120"/>
              <w:jc w:val="left"/>
              <w:rPr>
                <w:sz w:val="18"/>
                <w:szCs w:val="18"/>
                <w:lang w:val="en-GB"/>
              </w:rPr>
            </w:pPr>
            <w:proofErr w:type="gramStart"/>
            <w:r w:rsidRPr="00C61419">
              <w:rPr>
                <w:sz w:val="18"/>
                <w:szCs w:val="18"/>
                <w:lang w:val="en-GB"/>
              </w:rPr>
              <w:t>s</w:t>
            </w:r>
            <w:r w:rsidR="00BE2FFF" w:rsidRPr="00C61419">
              <w:rPr>
                <w:sz w:val="18"/>
                <w:szCs w:val="18"/>
                <w:lang w:val="en-GB"/>
              </w:rPr>
              <w:t>urface</w:t>
            </w:r>
            <w:proofErr w:type="gramEnd"/>
            <w:r w:rsidR="00BE2FFF" w:rsidRPr="00C61419">
              <w:rPr>
                <w:sz w:val="18"/>
                <w:szCs w:val="18"/>
                <w:lang w:val="en-GB"/>
              </w:rPr>
              <w:t xml:space="preserve"> temperature and humidity on the artefacts</w:t>
            </w:r>
            <w:r w:rsidR="00BE2FFF" w:rsidRPr="00C61419">
              <w:rPr>
                <w:i/>
                <w:sz w:val="18"/>
                <w:szCs w:val="18"/>
                <w:lang w:val="en-GB"/>
              </w:rPr>
              <w:t>.</w:t>
            </w:r>
          </w:p>
          <w:p w14:paraId="70261DE3" w14:textId="77777777" w:rsidR="00BE2FFF" w:rsidRPr="00C61419" w:rsidRDefault="00BE2FFF" w:rsidP="00121AB7">
            <w:pPr>
              <w:tabs>
                <w:tab w:val="left" w:pos="1365"/>
              </w:tabs>
              <w:spacing w:before="120"/>
              <w:jc w:val="left"/>
              <w:rPr>
                <w:i/>
                <w:color w:val="808080"/>
                <w:sz w:val="18"/>
                <w:szCs w:val="18"/>
                <w:highlight w:val="red"/>
                <w:lang w:val="en-GB"/>
              </w:rPr>
            </w:pPr>
          </w:p>
        </w:tc>
      </w:tr>
      <w:tr w:rsidR="00BE2FFF" w:rsidRPr="00C61419" w14:paraId="4022B0FB" w14:textId="77777777" w:rsidTr="00A055DC">
        <w:tc>
          <w:tcPr>
            <w:tcW w:w="675" w:type="dxa"/>
            <w:vAlign w:val="center"/>
          </w:tcPr>
          <w:p w14:paraId="49A190DF" w14:textId="02F519E3" w:rsidR="00BE2FFF" w:rsidRPr="00C61419" w:rsidRDefault="00BE2FFF" w:rsidP="00121AB7">
            <w:pPr>
              <w:spacing w:before="120"/>
              <w:jc w:val="center"/>
              <w:rPr>
                <w:b/>
                <w:smallCaps/>
                <w:sz w:val="18"/>
                <w:szCs w:val="18"/>
                <w:lang w:val="en-GB"/>
              </w:rPr>
            </w:pPr>
            <w:r w:rsidRPr="00C61419">
              <w:rPr>
                <w:b/>
                <w:smallCaps/>
                <w:sz w:val="18"/>
                <w:szCs w:val="18"/>
                <w:lang w:val="en-GB"/>
              </w:rPr>
              <w:t>4.2</w:t>
            </w:r>
          </w:p>
        </w:tc>
        <w:tc>
          <w:tcPr>
            <w:tcW w:w="1843" w:type="dxa"/>
          </w:tcPr>
          <w:p w14:paraId="563F9646"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Methodologies</w:t>
            </w:r>
          </w:p>
        </w:tc>
        <w:tc>
          <w:tcPr>
            <w:tcW w:w="7336" w:type="dxa"/>
          </w:tcPr>
          <w:p w14:paraId="0AB3B658" w14:textId="23461B87" w:rsidR="00121AB7" w:rsidRPr="00C61419" w:rsidRDefault="00121AB7" w:rsidP="00121AB7">
            <w:pPr>
              <w:pStyle w:val="Body"/>
              <w:spacing w:before="120" w:after="120"/>
              <w:ind w:right="423"/>
              <w:jc w:val="both"/>
              <w:rPr>
                <w:rFonts w:ascii="Arial" w:hAnsi="Arial" w:cs="Arial"/>
                <w:szCs w:val="18"/>
                <w:lang w:val="en-GB"/>
              </w:rPr>
            </w:pPr>
            <w:r w:rsidRPr="00C61419">
              <w:rPr>
                <w:rFonts w:ascii="Arial" w:hAnsi="Arial" w:cs="Arial"/>
                <w:szCs w:val="18"/>
                <w:lang w:val="en-GB"/>
              </w:rPr>
              <w:t>In the post-processing of the simulation results additional operations as averaging, filtering, interpolation, deriving and differentiating can support and detail the analysis.</w:t>
            </w:r>
          </w:p>
          <w:p w14:paraId="003D062E" w14:textId="77777777" w:rsidR="00BE2FFF" w:rsidRPr="00C61419" w:rsidRDefault="00BE2FFF" w:rsidP="00121AB7">
            <w:pPr>
              <w:tabs>
                <w:tab w:val="left" w:pos="1365"/>
              </w:tabs>
              <w:spacing w:before="120"/>
              <w:jc w:val="left"/>
              <w:rPr>
                <w:i/>
                <w:color w:val="808080"/>
                <w:sz w:val="18"/>
                <w:szCs w:val="18"/>
                <w:highlight w:val="red"/>
                <w:lang w:val="en-GB"/>
              </w:rPr>
            </w:pPr>
          </w:p>
        </w:tc>
      </w:tr>
      <w:tr w:rsidR="00BE2FFF" w:rsidRPr="00C61419" w14:paraId="1BE8DFDA" w14:textId="77777777" w:rsidTr="00A055DC">
        <w:trPr>
          <w:trHeight w:val="367"/>
        </w:trPr>
        <w:tc>
          <w:tcPr>
            <w:tcW w:w="675" w:type="dxa"/>
            <w:vAlign w:val="center"/>
          </w:tcPr>
          <w:p w14:paraId="0DEC75B7" w14:textId="77777777" w:rsidR="00BE2FFF" w:rsidRPr="00C61419" w:rsidRDefault="00BE2FFF" w:rsidP="00121AB7">
            <w:pPr>
              <w:spacing w:before="120"/>
              <w:jc w:val="center"/>
              <w:rPr>
                <w:b/>
                <w:smallCaps/>
                <w:sz w:val="18"/>
                <w:szCs w:val="18"/>
                <w:lang w:val="en-GB"/>
              </w:rPr>
            </w:pPr>
            <w:r w:rsidRPr="00C61419">
              <w:rPr>
                <w:b/>
                <w:smallCaps/>
                <w:sz w:val="18"/>
                <w:szCs w:val="18"/>
                <w:lang w:val="en-GB"/>
              </w:rPr>
              <w:t>4.3</w:t>
            </w:r>
          </w:p>
        </w:tc>
        <w:tc>
          <w:tcPr>
            <w:tcW w:w="1843" w:type="dxa"/>
          </w:tcPr>
          <w:p w14:paraId="436C97E4" w14:textId="77777777" w:rsidR="00BE2FFF" w:rsidRPr="00C61419" w:rsidRDefault="00BE2FFF" w:rsidP="00121AB7">
            <w:pPr>
              <w:spacing w:before="120"/>
              <w:jc w:val="right"/>
              <w:rPr>
                <w:b/>
                <w:smallCaps/>
                <w:sz w:val="18"/>
                <w:szCs w:val="18"/>
                <w:lang w:val="en-GB"/>
              </w:rPr>
            </w:pPr>
            <w:r w:rsidRPr="00C61419">
              <w:rPr>
                <w:b/>
                <w:smallCaps/>
                <w:sz w:val="18"/>
                <w:szCs w:val="18"/>
                <w:lang w:val="en-GB"/>
              </w:rPr>
              <w:t>Margin Of Error</w:t>
            </w:r>
          </w:p>
        </w:tc>
        <w:tc>
          <w:tcPr>
            <w:tcW w:w="7336" w:type="dxa"/>
            <w:vAlign w:val="center"/>
          </w:tcPr>
          <w:p w14:paraId="380BD853" w14:textId="77777777" w:rsidR="00BE2FFF" w:rsidRPr="00C61419" w:rsidRDefault="00BE2FFF" w:rsidP="00121AB7">
            <w:pPr>
              <w:spacing w:before="120"/>
              <w:jc w:val="left"/>
              <w:rPr>
                <w:sz w:val="18"/>
                <w:szCs w:val="18"/>
                <w:lang w:val="en-GB"/>
              </w:rPr>
            </w:pPr>
            <w:r w:rsidRPr="00C61419">
              <w:rPr>
                <w:sz w:val="18"/>
                <w:szCs w:val="18"/>
                <w:lang w:val="en-GB"/>
              </w:rPr>
              <w:t>The deviation among experimental and numerical results must be &lt; 5%</w:t>
            </w:r>
          </w:p>
          <w:p w14:paraId="3976C178" w14:textId="77777777" w:rsidR="00BE2FFF" w:rsidRPr="00C61419" w:rsidRDefault="00BE2FFF" w:rsidP="00121AB7">
            <w:pPr>
              <w:spacing w:before="120"/>
              <w:jc w:val="left"/>
              <w:rPr>
                <w:sz w:val="20"/>
                <w:szCs w:val="20"/>
                <w:highlight w:val="red"/>
                <w:lang w:val="en-GB"/>
              </w:rPr>
            </w:pPr>
          </w:p>
        </w:tc>
      </w:tr>
    </w:tbl>
    <w:p w14:paraId="048F6E73" w14:textId="77777777" w:rsidR="006017F3" w:rsidRPr="00C61419" w:rsidRDefault="006017F3">
      <w:pPr>
        <w:spacing w:before="0" w:after="0"/>
        <w:jc w:val="left"/>
        <w:rPr>
          <w:lang w:val="en-GB"/>
        </w:rPr>
      </w:pPr>
      <w:r w:rsidRPr="00C61419">
        <w:rPr>
          <w:lang w:val="en-GB"/>
        </w:rPr>
        <w:br w:type="page"/>
      </w:r>
    </w:p>
    <w:p w14:paraId="34171A9A" w14:textId="77777777" w:rsidR="00121AB7" w:rsidRPr="00C61419" w:rsidRDefault="00121AB7" w:rsidP="00972C9B">
      <w:pPr>
        <w:rPr>
          <w:lang w:val="en-GB"/>
        </w:rPr>
      </w:pPr>
    </w:p>
    <w:p w14:paraId="47CBF6C2" w14:textId="69EB2F25" w:rsidR="00A025BB" w:rsidRPr="00C61419" w:rsidRDefault="00A025BB" w:rsidP="00A025BB">
      <w:pPr>
        <w:pStyle w:val="Listenabsatz"/>
        <w:ind w:left="0"/>
        <w:rPr>
          <w:b/>
          <w:color w:val="000000"/>
          <w:szCs w:val="18"/>
          <w:u w:val="single"/>
          <w:lang w:val="en-GB"/>
        </w:rPr>
      </w:pPr>
      <w:r w:rsidRPr="00C61419">
        <w:rPr>
          <w:b/>
          <w:color w:val="000000"/>
          <w:szCs w:val="18"/>
          <w:u w:val="single"/>
          <w:lang w:val="en-GB"/>
        </w:rPr>
        <w:t xml:space="preserve">MODEL </w:t>
      </w:r>
      <w:proofErr w:type="gramStart"/>
      <w:r w:rsidRPr="00C61419">
        <w:rPr>
          <w:b/>
          <w:color w:val="000000"/>
          <w:szCs w:val="18"/>
          <w:u w:val="single"/>
          <w:lang w:val="en-GB"/>
        </w:rPr>
        <w:t>3</w:t>
      </w:r>
      <w:proofErr w:type="gramEnd"/>
      <w:r w:rsidR="008B6CC5" w:rsidRPr="00C61419">
        <w:rPr>
          <w:b/>
          <w:color w:val="000000"/>
          <w:szCs w:val="18"/>
          <w:u w:val="single"/>
          <w:lang w:val="en-GB"/>
        </w:rPr>
        <w:t xml:space="preserve"> (TUG)</w:t>
      </w:r>
    </w:p>
    <w:p w14:paraId="0B47C957" w14:textId="77777777" w:rsidR="006017F3" w:rsidRPr="00C61419" w:rsidRDefault="008B6CC5" w:rsidP="00397082">
      <w:pPr>
        <w:pStyle w:val="Listenabsatz"/>
        <w:ind w:left="0"/>
        <w:jc w:val="center"/>
        <w:rPr>
          <w:b/>
          <w:color w:val="000000"/>
          <w:szCs w:val="18"/>
          <w:lang w:val="en-GB"/>
        </w:rPr>
      </w:pPr>
      <w:proofErr w:type="spellStart"/>
      <w:r w:rsidRPr="00C61419">
        <w:rPr>
          <w:b/>
          <w:color w:val="000000"/>
          <w:szCs w:val="18"/>
          <w:lang w:val="en-GB"/>
        </w:rPr>
        <w:t>MOdelling</w:t>
      </w:r>
      <w:proofErr w:type="spellEnd"/>
      <w:r w:rsidRPr="00C61419">
        <w:rPr>
          <w:b/>
          <w:color w:val="000000"/>
          <w:szCs w:val="18"/>
          <w:lang w:val="en-GB"/>
        </w:rPr>
        <w:t xml:space="preserve"> </w:t>
      </w:r>
      <w:proofErr w:type="spellStart"/>
      <w:r w:rsidRPr="00C61419">
        <w:rPr>
          <w:b/>
          <w:color w:val="000000"/>
          <w:szCs w:val="18"/>
          <w:lang w:val="en-GB"/>
        </w:rPr>
        <w:t>DAta</w:t>
      </w:r>
      <w:proofErr w:type="spellEnd"/>
      <w:r w:rsidRPr="00C61419">
        <w:rPr>
          <w:b/>
          <w:color w:val="000000"/>
          <w:szCs w:val="18"/>
          <w:lang w:val="en-GB"/>
        </w:rPr>
        <w:t xml:space="preserve"> providing a description</w:t>
      </w:r>
    </w:p>
    <w:p w14:paraId="454AC3EE" w14:textId="51F4D452" w:rsidR="006017F3" w:rsidRPr="00C61419" w:rsidRDefault="008B6CC5" w:rsidP="00397082">
      <w:pPr>
        <w:pStyle w:val="Listenabsatz"/>
        <w:ind w:left="0"/>
        <w:jc w:val="center"/>
        <w:rPr>
          <w:b/>
          <w:iCs/>
          <w:lang w:val="en-GB"/>
        </w:rPr>
      </w:pPr>
      <w:proofErr w:type="gramStart"/>
      <w:r w:rsidRPr="00C61419">
        <w:rPr>
          <w:b/>
          <w:color w:val="000000"/>
          <w:szCs w:val="18"/>
          <w:lang w:val="en-GB"/>
        </w:rPr>
        <w:t>for</w:t>
      </w:r>
      <w:proofErr w:type="gramEnd"/>
      <w:r w:rsidRPr="00C61419">
        <w:rPr>
          <w:b/>
          <w:color w:val="000000"/>
          <w:szCs w:val="18"/>
          <w:lang w:val="en-GB"/>
        </w:rPr>
        <w:t xml:space="preserve"> </w:t>
      </w:r>
      <w:r w:rsidR="00454110" w:rsidRPr="00C61419">
        <w:rPr>
          <w:b/>
          <w:iCs/>
          <w:lang w:val="en-GB"/>
        </w:rPr>
        <w:t>Simulation of dust formation and dust accumulation</w:t>
      </w:r>
    </w:p>
    <w:p w14:paraId="351CFDBC" w14:textId="77777777" w:rsidR="006017F3" w:rsidRPr="00C61419" w:rsidRDefault="006017F3" w:rsidP="006017F3">
      <w:pPr>
        <w:pStyle w:val="Listenabsatz"/>
        <w:ind w:left="0"/>
        <w:jc w:val="center"/>
        <w:rPr>
          <w:b/>
          <w:color w:val="000000"/>
          <w:szCs w:val="18"/>
          <w:lang w:val="en-GB"/>
        </w:rPr>
      </w:pPr>
      <w:proofErr w:type="gramStart"/>
      <w:r w:rsidRPr="00C61419">
        <w:rPr>
          <w:b/>
          <w:color w:val="000000"/>
          <w:szCs w:val="18"/>
          <w:lang w:val="en-GB"/>
        </w:rPr>
        <w:t>in</w:t>
      </w:r>
      <w:proofErr w:type="gramEnd"/>
      <w:r w:rsidRPr="00C61419">
        <w:rPr>
          <w:b/>
          <w:color w:val="000000"/>
          <w:szCs w:val="18"/>
          <w:lang w:val="en-GB"/>
        </w:rPr>
        <w:t xml:space="preserve"> project SENSMAT</w:t>
      </w:r>
    </w:p>
    <w:p w14:paraId="5B104C87" w14:textId="7E6EE465" w:rsidR="00FC2143" w:rsidRPr="00C61419" w:rsidRDefault="00FC2143" w:rsidP="00FC2143">
      <w:pPr>
        <w:widowControl w:val="0"/>
        <w:spacing w:after="0"/>
        <w:jc w:val="center"/>
        <w:rPr>
          <w:sz w:val="28"/>
          <w:szCs w:val="28"/>
          <w:lang w:val="en-GB"/>
        </w:rPr>
      </w:pPr>
      <w:r w:rsidRPr="00C61419">
        <w:rPr>
          <w:i/>
          <w:sz w:val="28"/>
          <w:szCs w:val="28"/>
          <w:lang w:val="en-GB"/>
        </w:rPr>
        <w:t xml:space="preserve"> Data Owner</w:t>
      </w:r>
      <w:r w:rsidRPr="00C61419">
        <w:rPr>
          <w:sz w:val="28"/>
          <w:szCs w:val="28"/>
          <w:lang w:val="en-GB"/>
        </w:rPr>
        <w:t xml:space="preserve"> [Markus Knoll, </w:t>
      </w:r>
      <w:r w:rsidRPr="00C61419">
        <w:rPr>
          <w:i/>
          <w:sz w:val="28"/>
          <w:szCs w:val="28"/>
          <w:lang w:val="en-GB"/>
        </w:rPr>
        <w:t>TUG</w:t>
      </w:r>
      <w:r w:rsidRPr="00C61419">
        <w:rPr>
          <w:sz w:val="28"/>
          <w:szCs w:val="28"/>
          <w:lang w:val="en-GB"/>
        </w:rPr>
        <w:t xml:space="preserve">, </w:t>
      </w:r>
    </w:p>
    <w:p w14:paraId="1B54C5B7" w14:textId="25D14F58" w:rsidR="00FC2143" w:rsidRPr="00C61419" w:rsidRDefault="00CE7BDC" w:rsidP="00FC2143">
      <w:pPr>
        <w:pStyle w:val="Listenabsatz"/>
        <w:ind w:left="0"/>
        <w:jc w:val="center"/>
        <w:rPr>
          <w:b/>
          <w:color w:val="000000"/>
          <w:szCs w:val="18"/>
          <w:lang w:val="en-GB"/>
        </w:rPr>
      </w:pPr>
      <w:proofErr w:type="gramStart"/>
      <w:r w:rsidRPr="00C61419">
        <w:rPr>
          <w:b/>
          <w:color w:val="000000"/>
          <w:szCs w:val="18"/>
          <w:lang w:val="en-GB"/>
        </w:rPr>
        <w:t xml:space="preserve">markus.knoll@tugraz.at </w:t>
      </w:r>
      <w:r w:rsidRPr="00C61419">
        <w:rPr>
          <w:sz w:val="28"/>
          <w:szCs w:val="28"/>
          <w:lang w:val="en-GB"/>
        </w:rPr>
        <w:t>]</w:t>
      </w:r>
      <w:proofErr w:type="gramEnd"/>
    </w:p>
    <w:p w14:paraId="3DCB0BC0" w14:textId="77777777" w:rsidR="004558F8" w:rsidRPr="00C61419" w:rsidRDefault="004558F8" w:rsidP="00972C9B">
      <w:pPr>
        <w:rPr>
          <w:lang w:val="en-GB"/>
        </w:rPr>
      </w:pPr>
    </w:p>
    <w:tbl>
      <w:tblPr>
        <w:tblStyle w:val="Listentabelle3Akzent31"/>
        <w:tblW w:w="932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89"/>
        <w:gridCol w:w="1656"/>
        <w:gridCol w:w="1329"/>
        <w:gridCol w:w="5948"/>
      </w:tblGrid>
      <w:tr w:rsidR="004558F8" w:rsidRPr="00C61419" w14:paraId="348FBC38" w14:textId="77777777" w:rsidTr="00FC0C34">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9322" w:type="dxa"/>
            <w:gridSpan w:val="4"/>
            <w:shd w:val="clear" w:color="auto" w:fill="D9D9D9" w:themeFill="background1" w:themeFillShade="D9"/>
            <w:vAlign w:val="center"/>
          </w:tcPr>
          <w:p w14:paraId="43EEA07D" w14:textId="77777777" w:rsidR="004558F8" w:rsidRPr="00C61419" w:rsidRDefault="004558F8" w:rsidP="00A055DC">
            <w:pPr>
              <w:spacing w:before="120"/>
              <w:jc w:val="center"/>
              <w:rPr>
                <w:color w:val="000000"/>
                <w:lang w:val="en-GB"/>
              </w:rPr>
            </w:pPr>
            <w:r w:rsidRPr="00C61419">
              <w:rPr>
                <w:color w:val="000000"/>
                <w:lang w:val="en-GB"/>
              </w:rPr>
              <w:t>OVERVIEW of the SIMULATION</w:t>
            </w:r>
          </w:p>
        </w:tc>
      </w:tr>
      <w:tr w:rsidR="004558F8" w:rsidRPr="00C61419" w14:paraId="4E280F8E" w14:textId="77777777" w:rsidTr="00FC0C34">
        <w:trPr>
          <w:cnfStyle w:val="000000100000" w:firstRow="0" w:lastRow="0" w:firstColumn="0" w:lastColumn="0" w:oddVBand="0" w:evenVBand="0" w:oddHBand="1" w:evenHBand="0" w:firstRowFirstColumn="0" w:firstRowLastColumn="0" w:lastRowFirstColumn="0" w:lastRowLastColumn="0"/>
          <w:cantSplit/>
          <w:trHeight w:val="1333"/>
        </w:trPr>
        <w:tc>
          <w:tcPr>
            <w:cnfStyle w:val="001000000000" w:firstRow="0" w:lastRow="0" w:firstColumn="1" w:lastColumn="0" w:oddVBand="0" w:evenVBand="0" w:oddHBand="0" w:evenHBand="0" w:firstRowFirstColumn="0" w:firstRowLastColumn="0" w:lastRowFirstColumn="0" w:lastRowLastColumn="0"/>
            <w:tcW w:w="389" w:type="dxa"/>
            <w:vAlign w:val="center"/>
          </w:tcPr>
          <w:p w14:paraId="09347DE6" w14:textId="77777777" w:rsidR="004558F8" w:rsidRPr="00C61419" w:rsidRDefault="004558F8" w:rsidP="00A055DC">
            <w:pPr>
              <w:jc w:val="center"/>
              <w:rPr>
                <w:b w:val="0"/>
                <w:sz w:val="18"/>
                <w:szCs w:val="18"/>
                <w:lang w:val="en-GB"/>
              </w:rPr>
            </w:pPr>
            <w:r w:rsidRPr="00C61419">
              <w:rPr>
                <w:sz w:val="18"/>
                <w:szCs w:val="18"/>
                <w:lang w:val="en-GB"/>
              </w:rPr>
              <w:t>1</w:t>
            </w:r>
          </w:p>
        </w:tc>
        <w:tc>
          <w:tcPr>
            <w:tcW w:w="1657" w:type="dxa"/>
            <w:vAlign w:val="center"/>
          </w:tcPr>
          <w:p w14:paraId="3DCE93F5" w14:textId="77777777" w:rsidR="004558F8" w:rsidRPr="00C61419" w:rsidRDefault="004558F8" w:rsidP="00A055DC">
            <w:pPr>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User Case</w:t>
            </w:r>
          </w:p>
        </w:tc>
        <w:tc>
          <w:tcPr>
            <w:tcW w:w="7276" w:type="dxa"/>
            <w:gridSpan w:val="2"/>
            <w:vAlign w:val="center"/>
          </w:tcPr>
          <w:p w14:paraId="0C024545" w14:textId="77777777" w:rsidR="004558F8" w:rsidRPr="00C61419" w:rsidRDefault="004558F8"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Simulation of dust formation and dust accumulation with appropriate spatial resolution.</w:t>
            </w:r>
          </w:p>
        </w:tc>
      </w:tr>
      <w:tr w:rsidR="004558F8" w:rsidRPr="00C61419" w14:paraId="490F187B" w14:textId="77777777" w:rsidTr="00FC0C34">
        <w:trPr>
          <w:cantSplit/>
          <w:trHeight w:val="345"/>
        </w:trPr>
        <w:tc>
          <w:tcPr>
            <w:cnfStyle w:val="001000000000" w:firstRow="0" w:lastRow="0" w:firstColumn="1" w:lastColumn="0" w:oddVBand="0" w:evenVBand="0" w:oddHBand="0" w:evenHBand="0" w:firstRowFirstColumn="0" w:firstRowLastColumn="0" w:lastRowFirstColumn="0" w:lastRowLastColumn="0"/>
            <w:tcW w:w="389" w:type="dxa"/>
            <w:vMerge w:val="restart"/>
            <w:vAlign w:val="center"/>
          </w:tcPr>
          <w:p w14:paraId="71E989DB" w14:textId="77777777" w:rsidR="004558F8" w:rsidRPr="00C61419" w:rsidRDefault="004558F8" w:rsidP="00A055DC">
            <w:pPr>
              <w:pStyle w:val="Listenabsatz"/>
              <w:ind w:left="0"/>
              <w:jc w:val="center"/>
              <w:rPr>
                <w:color w:val="000000"/>
                <w:sz w:val="18"/>
                <w:szCs w:val="18"/>
                <w:lang w:val="en-GB"/>
              </w:rPr>
            </w:pPr>
            <w:r w:rsidRPr="00C61419">
              <w:rPr>
                <w:color w:val="000000"/>
                <w:sz w:val="18"/>
                <w:szCs w:val="18"/>
                <w:lang w:val="en-GB"/>
              </w:rPr>
              <w:t>2</w:t>
            </w:r>
          </w:p>
        </w:tc>
        <w:tc>
          <w:tcPr>
            <w:tcW w:w="1657" w:type="dxa"/>
            <w:vMerge w:val="restart"/>
            <w:vAlign w:val="center"/>
          </w:tcPr>
          <w:p w14:paraId="275A9D82" w14:textId="77777777" w:rsidR="004558F8" w:rsidRPr="00C61419" w:rsidRDefault="004558F8" w:rsidP="00A055DC">
            <w:pPr>
              <w:pStyle w:val="Listenabsatz"/>
              <w:ind w:left="0"/>
              <w:jc w:val="right"/>
              <w:cnfStyle w:val="000000000000" w:firstRow="0" w:lastRow="0" w:firstColumn="0" w:lastColumn="0" w:oddVBand="0" w:evenVBand="0" w:oddHBand="0" w:evenHBand="0" w:firstRowFirstColumn="0" w:firstRowLastColumn="0" w:lastRowFirstColumn="0" w:lastRowLastColumn="0"/>
              <w:rPr>
                <w:b/>
                <w:color w:val="000000"/>
                <w:sz w:val="18"/>
                <w:szCs w:val="18"/>
                <w:lang w:val="en-GB"/>
              </w:rPr>
            </w:pPr>
            <w:r w:rsidRPr="00C61419">
              <w:rPr>
                <w:b/>
                <w:smallCaps/>
                <w:sz w:val="18"/>
                <w:szCs w:val="18"/>
                <w:lang w:val="en-GB"/>
              </w:rPr>
              <w:t>Chain of Models</w:t>
            </w:r>
          </w:p>
        </w:tc>
        <w:tc>
          <w:tcPr>
            <w:tcW w:w="1323" w:type="dxa"/>
            <w:vAlign w:val="center"/>
          </w:tcPr>
          <w:p w14:paraId="5A593CF2" w14:textId="5070512B" w:rsidR="004558F8" w:rsidRPr="00C61419" w:rsidRDefault="004558F8" w:rsidP="008B6CC5">
            <w:pPr>
              <w:jc w:val="right"/>
              <w:cnfStyle w:val="000000000000" w:firstRow="0" w:lastRow="0" w:firstColumn="0" w:lastColumn="0" w:oddVBand="0" w:evenVBand="0" w:oddHBand="0" w:evenHBand="0" w:firstRowFirstColumn="0" w:firstRowLastColumn="0" w:lastRowFirstColumn="0" w:lastRowLastColumn="0"/>
              <w:rPr>
                <w:b/>
                <w:sz w:val="18"/>
                <w:szCs w:val="18"/>
                <w:lang w:val="en-GB"/>
              </w:rPr>
            </w:pPr>
            <w:r w:rsidRPr="00C61419">
              <w:rPr>
                <w:b/>
                <w:smallCaps/>
                <w:sz w:val="18"/>
                <w:szCs w:val="18"/>
                <w:lang w:val="en-GB"/>
              </w:rPr>
              <w:t xml:space="preserve">Model </w:t>
            </w:r>
            <w:r w:rsidR="008B6CC5" w:rsidRPr="00C61419">
              <w:rPr>
                <w:b/>
                <w:smallCaps/>
                <w:sz w:val="18"/>
                <w:szCs w:val="18"/>
                <w:lang w:val="en-GB"/>
              </w:rPr>
              <w:t>A</w:t>
            </w:r>
          </w:p>
        </w:tc>
        <w:tc>
          <w:tcPr>
            <w:tcW w:w="5953" w:type="dxa"/>
            <w:vAlign w:val="center"/>
          </w:tcPr>
          <w:p w14:paraId="0DA9E050" w14:textId="415CA164" w:rsidR="004558F8" w:rsidRPr="00C61419" w:rsidRDefault="004558F8" w:rsidP="00A055DC">
            <w:pPr>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Computation Fluid Dynamics (CFD) simulation based on boundary conditions provided by IUAV</w:t>
            </w:r>
          </w:p>
        </w:tc>
      </w:tr>
      <w:tr w:rsidR="004558F8" w:rsidRPr="00C61419" w14:paraId="120835F8" w14:textId="77777777" w:rsidTr="00FC0C34">
        <w:trPr>
          <w:cnfStyle w:val="000000100000" w:firstRow="0" w:lastRow="0" w:firstColumn="0" w:lastColumn="0" w:oddVBand="0" w:evenVBand="0" w:oddHBand="1" w:evenHBand="0" w:firstRowFirstColumn="0" w:firstRowLastColumn="0" w:lastRowFirstColumn="0" w:lastRowLastColumn="0"/>
          <w:cantSplit/>
          <w:trHeight w:val="345"/>
        </w:trPr>
        <w:tc>
          <w:tcPr>
            <w:cnfStyle w:val="001000000000" w:firstRow="0" w:lastRow="0" w:firstColumn="1" w:lastColumn="0" w:oddVBand="0" w:evenVBand="0" w:oddHBand="0" w:evenHBand="0" w:firstRowFirstColumn="0" w:firstRowLastColumn="0" w:lastRowFirstColumn="0" w:lastRowLastColumn="0"/>
            <w:tcW w:w="389" w:type="dxa"/>
            <w:vMerge/>
            <w:vAlign w:val="center"/>
          </w:tcPr>
          <w:p w14:paraId="632B0218" w14:textId="77777777" w:rsidR="004558F8" w:rsidRPr="00C61419" w:rsidRDefault="004558F8" w:rsidP="00A055DC">
            <w:pPr>
              <w:pStyle w:val="Listenabsatz"/>
              <w:ind w:left="0"/>
              <w:jc w:val="center"/>
              <w:rPr>
                <w:color w:val="000000"/>
                <w:sz w:val="18"/>
                <w:szCs w:val="18"/>
                <w:lang w:val="en-GB"/>
              </w:rPr>
            </w:pPr>
          </w:p>
        </w:tc>
        <w:tc>
          <w:tcPr>
            <w:tcW w:w="1657" w:type="dxa"/>
            <w:vMerge/>
            <w:vAlign w:val="center"/>
          </w:tcPr>
          <w:p w14:paraId="03FC43A4" w14:textId="77777777" w:rsidR="004558F8" w:rsidRPr="00C61419" w:rsidRDefault="004558F8" w:rsidP="00A055DC">
            <w:pPr>
              <w:pStyle w:val="Listenabsatz"/>
              <w:ind w:left="0"/>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p>
        </w:tc>
        <w:tc>
          <w:tcPr>
            <w:tcW w:w="1323" w:type="dxa"/>
            <w:vAlign w:val="center"/>
          </w:tcPr>
          <w:p w14:paraId="7FBB93C9" w14:textId="5328028E" w:rsidR="004558F8" w:rsidRPr="00C61419" w:rsidRDefault="004558F8" w:rsidP="008B6CC5">
            <w:pPr>
              <w:jc w:val="right"/>
              <w:cnfStyle w:val="000000100000" w:firstRow="0" w:lastRow="0" w:firstColumn="0" w:lastColumn="0" w:oddVBand="0" w:evenVBand="0" w:oddHBand="1" w:evenHBand="0" w:firstRowFirstColumn="0" w:firstRowLastColumn="0" w:lastRowFirstColumn="0" w:lastRowLastColumn="0"/>
              <w:rPr>
                <w:b/>
                <w:i/>
                <w:sz w:val="18"/>
                <w:szCs w:val="18"/>
                <w:lang w:val="en-GB"/>
              </w:rPr>
            </w:pPr>
            <w:r w:rsidRPr="00C61419">
              <w:rPr>
                <w:b/>
                <w:smallCaps/>
                <w:sz w:val="18"/>
                <w:szCs w:val="18"/>
                <w:lang w:val="en-GB"/>
              </w:rPr>
              <w:t xml:space="preserve">Model </w:t>
            </w:r>
            <w:r w:rsidR="008B6CC5" w:rsidRPr="00C61419">
              <w:rPr>
                <w:b/>
                <w:smallCaps/>
                <w:sz w:val="18"/>
                <w:szCs w:val="18"/>
                <w:lang w:val="en-GB"/>
              </w:rPr>
              <w:t>B</w:t>
            </w:r>
          </w:p>
        </w:tc>
        <w:tc>
          <w:tcPr>
            <w:tcW w:w="5953" w:type="dxa"/>
            <w:vAlign w:val="center"/>
          </w:tcPr>
          <w:p w14:paraId="529750EB" w14:textId="77777777" w:rsidR="004558F8" w:rsidRPr="00C61419" w:rsidRDefault="004558F8"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Particle Tracing (using Newton’s law of motion) based on prior results of CFD simulation</w:t>
            </w:r>
          </w:p>
        </w:tc>
      </w:tr>
      <w:tr w:rsidR="004558F8" w:rsidRPr="00C61419" w14:paraId="26A0C115" w14:textId="77777777" w:rsidTr="00FC0C34">
        <w:trPr>
          <w:cantSplit/>
          <w:trHeight w:val="345"/>
        </w:trPr>
        <w:tc>
          <w:tcPr>
            <w:cnfStyle w:val="001000000000" w:firstRow="0" w:lastRow="0" w:firstColumn="1" w:lastColumn="0" w:oddVBand="0" w:evenVBand="0" w:oddHBand="0" w:evenHBand="0" w:firstRowFirstColumn="0" w:firstRowLastColumn="0" w:lastRowFirstColumn="0" w:lastRowLastColumn="0"/>
            <w:tcW w:w="389" w:type="dxa"/>
            <w:vMerge/>
            <w:vAlign w:val="center"/>
          </w:tcPr>
          <w:p w14:paraId="600B2277" w14:textId="77777777" w:rsidR="004558F8" w:rsidRPr="00C61419" w:rsidRDefault="004558F8" w:rsidP="00A055DC">
            <w:pPr>
              <w:pStyle w:val="Listenabsatz"/>
              <w:ind w:left="0"/>
              <w:jc w:val="center"/>
              <w:rPr>
                <w:color w:val="000000"/>
                <w:sz w:val="18"/>
                <w:szCs w:val="18"/>
                <w:lang w:val="en-GB"/>
              </w:rPr>
            </w:pPr>
          </w:p>
        </w:tc>
        <w:tc>
          <w:tcPr>
            <w:tcW w:w="1657" w:type="dxa"/>
            <w:vMerge/>
            <w:vAlign w:val="center"/>
          </w:tcPr>
          <w:p w14:paraId="263611FD" w14:textId="77777777" w:rsidR="004558F8" w:rsidRPr="00C61419" w:rsidRDefault="004558F8" w:rsidP="00A055DC">
            <w:pPr>
              <w:pStyle w:val="Listenabsatz"/>
              <w:ind w:left="0"/>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p>
        </w:tc>
        <w:tc>
          <w:tcPr>
            <w:tcW w:w="1323" w:type="dxa"/>
            <w:vAlign w:val="center"/>
          </w:tcPr>
          <w:p w14:paraId="035CD9D3" w14:textId="7F3CF6BE" w:rsidR="004558F8" w:rsidRPr="00C61419" w:rsidRDefault="004558F8" w:rsidP="00A055DC">
            <w:pPr>
              <w:jc w:val="right"/>
              <w:cnfStyle w:val="000000000000" w:firstRow="0" w:lastRow="0" w:firstColumn="0" w:lastColumn="0" w:oddVBand="0" w:evenVBand="0" w:oddHBand="0" w:evenHBand="0" w:firstRowFirstColumn="0" w:firstRowLastColumn="0" w:lastRowFirstColumn="0" w:lastRowLastColumn="0"/>
              <w:rPr>
                <w:b/>
                <w:i/>
                <w:sz w:val="18"/>
                <w:szCs w:val="18"/>
                <w:lang w:val="en-GB"/>
              </w:rPr>
            </w:pPr>
            <w:r w:rsidRPr="00C61419">
              <w:rPr>
                <w:b/>
                <w:smallCaps/>
                <w:sz w:val="18"/>
                <w:szCs w:val="18"/>
                <w:lang w:val="en-GB"/>
              </w:rPr>
              <w:t>data mining methodology</w:t>
            </w:r>
          </w:p>
        </w:tc>
        <w:tc>
          <w:tcPr>
            <w:tcW w:w="5953" w:type="dxa"/>
            <w:vAlign w:val="center"/>
          </w:tcPr>
          <w:p w14:paraId="1C1D2F00" w14:textId="77777777" w:rsidR="004558F8" w:rsidRPr="00C61419" w:rsidRDefault="004558F8" w:rsidP="00A055DC">
            <w:pPr>
              <w:pStyle w:val="Listenabsatz"/>
              <w:ind w:left="0"/>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w:t>
            </w:r>
          </w:p>
        </w:tc>
      </w:tr>
      <w:tr w:rsidR="004558F8" w:rsidRPr="00C61419" w14:paraId="7874EA1D" w14:textId="77777777" w:rsidTr="00FC0C34">
        <w:trPr>
          <w:cnfStyle w:val="000000100000" w:firstRow="0" w:lastRow="0" w:firstColumn="0" w:lastColumn="0" w:oddVBand="0" w:evenVBand="0" w:oddHBand="1" w:evenHBand="0" w:firstRowFirstColumn="0" w:firstRowLastColumn="0" w:lastRowFirstColumn="0" w:lastRowLastColumn="0"/>
          <w:cantSplit/>
          <w:trHeight w:val="993"/>
        </w:trPr>
        <w:tc>
          <w:tcPr>
            <w:cnfStyle w:val="001000000000" w:firstRow="0" w:lastRow="0" w:firstColumn="1" w:lastColumn="0" w:oddVBand="0" w:evenVBand="0" w:oddHBand="0" w:evenHBand="0" w:firstRowFirstColumn="0" w:firstRowLastColumn="0" w:lastRowFirstColumn="0" w:lastRowLastColumn="0"/>
            <w:tcW w:w="389" w:type="dxa"/>
            <w:vAlign w:val="center"/>
          </w:tcPr>
          <w:p w14:paraId="001C114F" w14:textId="77777777" w:rsidR="004558F8" w:rsidRPr="00C61419" w:rsidRDefault="004558F8" w:rsidP="00A055DC">
            <w:pPr>
              <w:jc w:val="center"/>
              <w:rPr>
                <w:b w:val="0"/>
                <w:sz w:val="18"/>
                <w:szCs w:val="18"/>
                <w:lang w:val="en-GB"/>
              </w:rPr>
            </w:pPr>
            <w:r w:rsidRPr="00C61419">
              <w:rPr>
                <w:sz w:val="18"/>
                <w:szCs w:val="18"/>
                <w:lang w:val="en-GB"/>
              </w:rPr>
              <w:t>3</w:t>
            </w:r>
          </w:p>
        </w:tc>
        <w:tc>
          <w:tcPr>
            <w:tcW w:w="1657" w:type="dxa"/>
            <w:vAlign w:val="center"/>
          </w:tcPr>
          <w:p w14:paraId="4FD0AC89" w14:textId="77777777" w:rsidR="004558F8" w:rsidRPr="00C61419" w:rsidRDefault="004558F8" w:rsidP="00A055DC">
            <w:pPr>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Publication Peer-Reviewing the data</w:t>
            </w:r>
          </w:p>
        </w:tc>
        <w:tc>
          <w:tcPr>
            <w:tcW w:w="7276" w:type="dxa"/>
            <w:gridSpan w:val="2"/>
            <w:vAlign w:val="center"/>
          </w:tcPr>
          <w:p w14:paraId="1377DD63" w14:textId="455AA444" w:rsidR="004558F8" w:rsidRPr="00C61419" w:rsidRDefault="004558F8" w:rsidP="00A055DC">
            <w:pPr>
              <w:pStyle w:val="Listenabsatz"/>
              <w:ind w:left="0"/>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4558F8" w:rsidRPr="00C61419" w14:paraId="1258189D" w14:textId="77777777" w:rsidTr="00FC0C34">
        <w:trPr>
          <w:cantSplit/>
        </w:trPr>
        <w:tc>
          <w:tcPr>
            <w:cnfStyle w:val="001000000000" w:firstRow="0" w:lastRow="0" w:firstColumn="1" w:lastColumn="0" w:oddVBand="0" w:evenVBand="0" w:oddHBand="0" w:evenHBand="0" w:firstRowFirstColumn="0" w:firstRowLastColumn="0" w:lastRowFirstColumn="0" w:lastRowLastColumn="0"/>
            <w:tcW w:w="389" w:type="dxa"/>
            <w:vAlign w:val="center"/>
          </w:tcPr>
          <w:p w14:paraId="384661DB" w14:textId="77777777" w:rsidR="004558F8" w:rsidRPr="00C61419" w:rsidRDefault="004558F8" w:rsidP="00A055DC">
            <w:pPr>
              <w:jc w:val="center"/>
              <w:rPr>
                <w:b w:val="0"/>
                <w:sz w:val="18"/>
                <w:szCs w:val="18"/>
                <w:lang w:val="en-GB"/>
              </w:rPr>
            </w:pPr>
            <w:r w:rsidRPr="00C61419">
              <w:rPr>
                <w:sz w:val="18"/>
                <w:szCs w:val="18"/>
                <w:lang w:val="en-GB"/>
              </w:rPr>
              <w:t>4</w:t>
            </w:r>
          </w:p>
        </w:tc>
        <w:tc>
          <w:tcPr>
            <w:tcW w:w="1657" w:type="dxa"/>
            <w:vAlign w:val="center"/>
          </w:tcPr>
          <w:p w14:paraId="7F24EA31" w14:textId="77777777" w:rsidR="004558F8" w:rsidRPr="00C61419" w:rsidRDefault="004558F8" w:rsidP="00A055DC">
            <w:pPr>
              <w:jc w:val="right"/>
              <w:cnfStyle w:val="000000000000" w:firstRow="0" w:lastRow="0" w:firstColumn="0" w:lastColumn="0" w:oddVBand="0" w:evenVBand="0" w:oddHBand="0" w:evenHBand="0" w:firstRowFirstColumn="0" w:firstRowLastColumn="0" w:lastRowFirstColumn="0" w:lastRowLastColumn="0"/>
              <w:rPr>
                <w:b/>
                <w:smallCaps/>
                <w:sz w:val="18"/>
                <w:szCs w:val="18"/>
                <w:lang w:val="en-GB"/>
              </w:rPr>
            </w:pPr>
            <w:r w:rsidRPr="00C61419">
              <w:rPr>
                <w:b/>
                <w:smallCaps/>
                <w:sz w:val="18"/>
                <w:szCs w:val="18"/>
                <w:lang w:val="en-GB"/>
              </w:rPr>
              <w:t>Access conditions</w:t>
            </w:r>
          </w:p>
        </w:tc>
        <w:tc>
          <w:tcPr>
            <w:tcW w:w="7276" w:type="dxa"/>
            <w:gridSpan w:val="2"/>
            <w:vAlign w:val="center"/>
          </w:tcPr>
          <w:p w14:paraId="4AB4BA33" w14:textId="19A84742" w:rsidR="004558F8" w:rsidRPr="00C61419" w:rsidRDefault="004558F8" w:rsidP="00A055DC">
            <w:pPr>
              <w:cnfStyle w:val="000000000000" w:firstRow="0" w:lastRow="0" w:firstColumn="0" w:lastColumn="0" w:oddVBand="0" w:evenVBand="0" w:oddHBand="0" w:evenHBand="0" w:firstRowFirstColumn="0" w:firstRowLastColumn="0" w:lastRowFirstColumn="0" w:lastRowLastColumn="0"/>
              <w:rPr>
                <w:sz w:val="18"/>
                <w:szCs w:val="18"/>
                <w:lang w:val="en-GB"/>
              </w:rPr>
            </w:pPr>
            <w:r w:rsidRPr="00C61419">
              <w:rPr>
                <w:sz w:val="18"/>
                <w:szCs w:val="18"/>
                <w:lang w:val="en-GB"/>
              </w:rPr>
              <w:t xml:space="preserve">COMSOL </w:t>
            </w:r>
            <w:proofErr w:type="spellStart"/>
            <w:r w:rsidRPr="00C61419">
              <w:rPr>
                <w:sz w:val="18"/>
                <w:szCs w:val="18"/>
                <w:lang w:val="en-GB"/>
              </w:rPr>
              <w:t>Multiphysics</w:t>
            </w:r>
            <w:proofErr w:type="spellEnd"/>
            <w:r w:rsidRPr="00C61419">
              <w:rPr>
                <w:sz w:val="18"/>
                <w:szCs w:val="18"/>
                <w:lang w:val="en-GB"/>
              </w:rPr>
              <w:t xml:space="preserve"> 5.4, COMSOL Inc., Proprietary EULA license, </w:t>
            </w:r>
            <w:hyperlink r:id="rId25" w:history="1">
              <w:r w:rsidRPr="00C61419">
                <w:rPr>
                  <w:rStyle w:val="Hyperlink"/>
                  <w:szCs w:val="18"/>
                  <w:lang w:val="en-GB"/>
                </w:rPr>
                <w:t>https://www.comsol.com/</w:t>
              </w:r>
            </w:hyperlink>
          </w:p>
        </w:tc>
      </w:tr>
      <w:tr w:rsidR="004558F8" w:rsidRPr="00C61419" w14:paraId="4F79926A" w14:textId="77777777" w:rsidTr="00FC0C3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9" w:type="dxa"/>
            <w:vAlign w:val="center"/>
          </w:tcPr>
          <w:p w14:paraId="58B4E998" w14:textId="77777777" w:rsidR="004558F8" w:rsidRPr="00C61419" w:rsidRDefault="004558F8" w:rsidP="00A055DC">
            <w:pPr>
              <w:jc w:val="center"/>
              <w:rPr>
                <w:b w:val="0"/>
                <w:sz w:val="18"/>
                <w:szCs w:val="18"/>
                <w:lang w:val="en-GB"/>
              </w:rPr>
            </w:pPr>
            <w:r w:rsidRPr="00C61419">
              <w:rPr>
                <w:sz w:val="18"/>
                <w:szCs w:val="18"/>
                <w:lang w:val="en-GB"/>
              </w:rPr>
              <w:t>5</w:t>
            </w:r>
          </w:p>
        </w:tc>
        <w:tc>
          <w:tcPr>
            <w:tcW w:w="1657" w:type="dxa"/>
            <w:vAlign w:val="center"/>
          </w:tcPr>
          <w:p w14:paraId="2F724CA7" w14:textId="77777777" w:rsidR="004558F8" w:rsidRPr="00C61419" w:rsidRDefault="004558F8" w:rsidP="00A055DC">
            <w:pPr>
              <w:jc w:val="right"/>
              <w:cnfStyle w:val="000000100000" w:firstRow="0" w:lastRow="0" w:firstColumn="0" w:lastColumn="0" w:oddVBand="0" w:evenVBand="0" w:oddHBand="1" w:evenHBand="0" w:firstRowFirstColumn="0" w:firstRowLastColumn="0" w:lastRowFirstColumn="0" w:lastRowLastColumn="0"/>
              <w:rPr>
                <w:b/>
                <w:smallCaps/>
                <w:sz w:val="18"/>
                <w:szCs w:val="18"/>
                <w:lang w:val="en-GB"/>
              </w:rPr>
            </w:pPr>
            <w:r w:rsidRPr="00C61419">
              <w:rPr>
                <w:b/>
                <w:smallCaps/>
                <w:sz w:val="18"/>
                <w:szCs w:val="18"/>
                <w:lang w:val="en-GB"/>
              </w:rPr>
              <w:t>Workflow and its rationale</w:t>
            </w:r>
          </w:p>
        </w:tc>
        <w:tc>
          <w:tcPr>
            <w:tcW w:w="7276" w:type="dxa"/>
            <w:gridSpan w:val="2"/>
            <w:vAlign w:val="center"/>
          </w:tcPr>
          <w:p w14:paraId="6CAC0807" w14:textId="77777777" w:rsidR="004558F8" w:rsidRPr="00C61419" w:rsidRDefault="004558F8" w:rsidP="00A055DC">
            <w:pPr>
              <w:cnfStyle w:val="000000100000" w:firstRow="0" w:lastRow="0" w:firstColumn="0" w:lastColumn="0" w:oddVBand="0" w:evenVBand="0" w:oddHBand="1" w:evenHBand="0" w:firstRowFirstColumn="0" w:firstRowLastColumn="0" w:lastRowFirstColumn="0" w:lastRowLastColumn="0"/>
              <w:rPr>
                <w:sz w:val="18"/>
                <w:szCs w:val="18"/>
                <w:lang w:val="en-GB"/>
              </w:rPr>
            </w:pPr>
            <w:r w:rsidRPr="00C61419">
              <w:rPr>
                <w:sz w:val="18"/>
                <w:szCs w:val="18"/>
                <w:lang w:val="en-GB"/>
              </w:rPr>
              <w:t xml:space="preserve">CFD simulation in combination with particle tracing is an appropriate method for simulating particle behaviour (formation and accumulation) in dependence of temperature, </w:t>
            </w:r>
            <w:proofErr w:type="gramStart"/>
            <w:r w:rsidRPr="00C61419">
              <w:rPr>
                <w:sz w:val="18"/>
                <w:szCs w:val="18"/>
                <w:lang w:val="en-GB"/>
              </w:rPr>
              <w:t>air flow</w:t>
            </w:r>
            <w:proofErr w:type="gramEnd"/>
            <w:r w:rsidRPr="00C61419">
              <w:rPr>
                <w:sz w:val="18"/>
                <w:szCs w:val="18"/>
                <w:lang w:val="en-GB"/>
              </w:rPr>
              <w:t xml:space="preserve"> (HVAC system), particle size and number, etc. in micro and macro sized geometrical conditions.</w:t>
            </w:r>
          </w:p>
          <w:p w14:paraId="1EBCE3BD" w14:textId="77777777" w:rsidR="004558F8" w:rsidRPr="00C61419" w:rsidRDefault="004558F8" w:rsidP="00A055DC">
            <w:pPr>
              <w:cnfStyle w:val="000000100000" w:firstRow="0" w:lastRow="0" w:firstColumn="0" w:lastColumn="0" w:oddVBand="0" w:evenVBand="0" w:oddHBand="1" w:evenHBand="0" w:firstRowFirstColumn="0" w:firstRowLastColumn="0" w:lastRowFirstColumn="0" w:lastRowLastColumn="0"/>
              <w:rPr>
                <w:i/>
                <w:sz w:val="14"/>
                <w:szCs w:val="18"/>
                <w:lang w:val="en-GB"/>
              </w:rPr>
            </w:pPr>
          </w:p>
        </w:tc>
      </w:tr>
    </w:tbl>
    <w:p w14:paraId="25E3C39D" w14:textId="77777777" w:rsidR="00A025BB" w:rsidRPr="00C61419" w:rsidRDefault="00A025BB" w:rsidP="00972C9B">
      <w:pPr>
        <w:rPr>
          <w:lang w:val="en-GB"/>
        </w:rPr>
      </w:pPr>
    </w:p>
    <w:p w14:paraId="56230767" w14:textId="04328E04" w:rsidR="00A025BB" w:rsidRPr="00C61419" w:rsidRDefault="00A025BB" w:rsidP="006E0750">
      <w:pPr>
        <w:jc w:val="center"/>
        <w:rPr>
          <w:lang w:val="en-GB"/>
        </w:rPr>
      </w:pPr>
      <w:r w:rsidRPr="00C61419">
        <w:rPr>
          <w:noProof/>
          <w:lang w:val="en-GB" w:eastAsia="de-DE"/>
        </w:rPr>
        <w:drawing>
          <wp:inline distT="0" distB="0" distL="0" distR="0" wp14:anchorId="6DD23296" wp14:editId="702EB2E8">
            <wp:extent cx="6277159" cy="1952625"/>
            <wp:effectExtent l="0" t="0" r="952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473" cy="1955522"/>
                    </a:xfrm>
                    <a:prstGeom prst="rect">
                      <a:avLst/>
                    </a:prstGeom>
                    <a:noFill/>
                  </pic:spPr>
                </pic:pic>
              </a:graphicData>
            </a:graphic>
          </wp:inline>
        </w:drawing>
      </w:r>
    </w:p>
    <w:p w14:paraId="1F87D058" w14:textId="16503AC6" w:rsidR="006017F3" w:rsidRPr="00C61419" w:rsidRDefault="006017F3">
      <w:pPr>
        <w:spacing w:before="0" w:after="0"/>
        <w:jc w:val="left"/>
        <w:rPr>
          <w:rFonts w:cs="Calibri"/>
          <w:b/>
          <w:bCs/>
          <w:szCs w:val="18"/>
          <w:lang w:val="en-GB"/>
        </w:rPr>
      </w:pPr>
      <w:r w:rsidRPr="00C61419">
        <w:rPr>
          <w:rFonts w:cs="Calibri"/>
          <w:b/>
          <w:bCs/>
          <w:szCs w:val="18"/>
          <w:lang w:val="en-GB"/>
        </w:rPr>
        <w:br w:type="page"/>
      </w:r>
    </w:p>
    <w:p w14:paraId="1EEB7B73" w14:textId="77777777" w:rsidR="008B6CC5" w:rsidRPr="00C61419" w:rsidRDefault="008B6CC5" w:rsidP="004558F8">
      <w:pPr>
        <w:ind w:left="-142"/>
        <w:rPr>
          <w:rFonts w:cs="Calibri"/>
          <w:b/>
          <w:bCs/>
          <w:szCs w:val="18"/>
          <w:lang w:val="en-GB"/>
        </w:rPr>
      </w:pPr>
    </w:p>
    <w:p w14:paraId="227EF045" w14:textId="77777777" w:rsidR="008B6CC5" w:rsidRPr="00C61419" w:rsidRDefault="008B6CC5" w:rsidP="004558F8">
      <w:pPr>
        <w:ind w:left="-142"/>
        <w:rPr>
          <w:rFonts w:cs="Calibri"/>
          <w:b/>
          <w:bCs/>
          <w:szCs w:val="18"/>
          <w:lang w:val="en-GB"/>
        </w:rPr>
      </w:pPr>
    </w:p>
    <w:p w14:paraId="1736CBC3" w14:textId="0F4D2089" w:rsidR="0040302E" w:rsidRPr="00C61419" w:rsidRDefault="0040302E" w:rsidP="0040302E">
      <w:pPr>
        <w:pStyle w:val="Listenabsatz"/>
        <w:ind w:left="0"/>
        <w:rPr>
          <w:b/>
          <w:color w:val="000000"/>
          <w:szCs w:val="18"/>
          <w:u w:val="single"/>
          <w:lang w:val="en-GB"/>
        </w:rPr>
      </w:pPr>
      <w:r w:rsidRPr="00C61419">
        <w:rPr>
          <w:b/>
          <w:color w:val="000000"/>
          <w:szCs w:val="18"/>
          <w:u w:val="single"/>
          <w:lang w:val="en-GB"/>
        </w:rPr>
        <w:t>MODEL 3A (TUG)</w:t>
      </w:r>
      <w:r w:rsidRPr="00C61419">
        <w:rPr>
          <w:sz w:val="18"/>
          <w:szCs w:val="18"/>
          <w:lang w:val="en-GB"/>
        </w:rPr>
        <w:t xml:space="preserve"> Computation Fluid Dynamics (CFD)</w:t>
      </w:r>
      <w:r w:rsidRPr="00C61419">
        <w:rPr>
          <w:b/>
          <w:color w:val="000000"/>
          <w:szCs w:val="18"/>
          <w:u w:val="single"/>
          <w:lang w:val="en-GB"/>
        </w:rPr>
        <w:t xml:space="preserve"> </w:t>
      </w:r>
    </w:p>
    <w:p w14:paraId="169C00F4" w14:textId="5FEC3D8C" w:rsidR="004558F8" w:rsidRPr="00C61419" w:rsidRDefault="004558F8" w:rsidP="004558F8">
      <w:pPr>
        <w:ind w:left="-142"/>
        <w:rPr>
          <w:b/>
          <w:sz w:val="18"/>
          <w:szCs w:val="18"/>
          <w:lang w:val="en-GB"/>
        </w:rPr>
      </w:pPr>
    </w:p>
    <w:tbl>
      <w:tblPr>
        <w:tblStyle w:val="TableGridLight1"/>
        <w:tblW w:w="4731" w:type="pct"/>
        <w:tblInd w:w="250" w:type="dxa"/>
        <w:tblLayout w:type="fixed"/>
        <w:tblLook w:val="04A0" w:firstRow="1" w:lastRow="0" w:firstColumn="1" w:lastColumn="0" w:noHBand="0" w:noVBand="1"/>
      </w:tblPr>
      <w:tblGrid>
        <w:gridCol w:w="735"/>
        <w:gridCol w:w="1616"/>
        <w:gridCol w:w="6759"/>
      </w:tblGrid>
      <w:tr w:rsidR="004558F8" w:rsidRPr="00C61419" w14:paraId="6745010F" w14:textId="77777777" w:rsidTr="00FC0C34">
        <w:trPr>
          <w:cantSplit/>
          <w:trHeight w:val="375"/>
        </w:trPr>
        <w:tc>
          <w:tcPr>
            <w:tcW w:w="709" w:type="dxa"/>
            <w:shd w:val="clear" w:color="auto" w:fill="F18A87"/>
            <w:vAlign w:val="center"/>
          </w:tcPr>
          <w:p w14:paraId="79DD56EC" w14:textId="77777777" w:rsidR="004558F8" w:rsidRPr="00C61419" w:rsidRDefault="004558F8" w:rsidP="00A055DC">
            <w:pPr>
              <w:spacing w:after="60"/>
              <w:jc w:val="center"/>
              <w:rPr>
                <w:b/>
                <w:szCs w:val="18"/>
                <w:lang w:val="en-GB"/>
              </w:rPr>
            </w:pPr>
            <w:r w:rsidRPr="00C61419">
              <w:rPr>
                <w:b/>
                <w:szCs w:val="18"/>
                <w:lang w:val="en-GB"/>
              </w:rPr>
              <w:t>1</w:t>
            </w:r>
          </w:p>
        </w:tc>
        <w:tc>
          <w:tcPr>
            <w:tcW w:w="8080" w:type="dxa"/>
            <w:gridSpan w:val="2"/>
            <w:shd w:val="clear" w:color="auto" w:fill="F18A87"/>
          </w:tcPr>
          <w:p w14:paraId="3B5C841C" w14:textId="0501FD67" w:rsidR="004558F8" w:rsidRPr="00C61419" w:rsidRDefault="00290FB4" w:rsidP="00A055DC">
            <w:pPr>
              <w:spacing w:after="60"/>
              <w:rPr>
                <w:b/>
                <w:i/>
                <w:smallCaps/>
                <w:szCs w:val="18"/>
                <w:lang w:val="en-GB"/>
              </w:rPr>
            </w:pPr>
            <w:r w:rsidRPr="00C61419">
              <w:rPr>
                <w:b/>
                <w:noProof/>
                <w:szCs w:val="18"/>
                <w:lang w:val="en-GB" w:eastAsia="de-DE"/>
              </w:rPr>
              <mc:AlternateContent>
                <mc:Choice Requires="wps">
                  <w:drawing>
                    <wp:anchor distT="0" distB="0" distL="114300" distR="114300" simplePos="0" relativeHeight="251672576" behindDoc="0" locked="0" layoutInCell="1" allowOverlap="1" wp14:anchorId="486CAF95" wp14:editId="2320FEDA">
                      <wp:simplePos x="0" y="0"/>
                      <wp:positionH relativeFrom="column">
                        <wp:posOffset>4708552</wp:posOffset>
                      </wp:positionH>
                      <wp:positionV relativeFrom="paragraph">
                        <wp:posOffset>-197816</wp:posOffset>
                      </wp:positionV>
                      <wp:extent cx="465455" cy="485775"/>
                      <wp:effectExtent l="0" t="0" r="10795" b="28575"/>
                      <wp:wrapNone/>
                      <wp:docPr id="59" name="Oval 30"/>
                      <wp:cNvGraphicFramePr/>
                      <a:graphic xmlns:a="http://schemas.openxmlformats.org/drawingml/2006/main">
                        <a:graphicData uri="http://schemas.microsoft.com/office/word/2010/wordprocessingShape">
                          <wps:wsp>
                            <wps:cNvSpPr/>
                            <wps:spPr>
                              <a:xfrm>
                                <a:off x="0" y="0"/>
                                <a:ext cx="465455" cy="485775"/>
                              </a:xfrm>
                              <a:prstGeom prst="ellipse">
                                <a:avLst/>
                              </a:prstGeom>
                              <a:solidFill>
                                <a:srgbClr val="F18A87"/>
                              </a:solidFill>
                              <a:ln>
                                <a:solidFill>
                                  <a:srgbClr val="C0000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1290A0CB" id="Oval 30" o:spid="_x0000_s1026" style="position:absolute;margin-left:370.75pt;margin-top:-15.6pt;width:36.6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" fillcolor="#f18a87" strokecolor="#c00000" strokeweight="2pt"/>
                  </w:pict>
                </mc:Fallback>
              </mc:AlternateContent>
            </w:r>
            <w:r w:rsidR="004558F8" w:rsidRPr="00C61419">
              <w:rPr>
                <w:b/>
                <w:smallCaps/>
                <w:szCs w:val="18"/>
                <w:lang w:val="en-GB"/>
              </w:rPr>
              <w:t xml:space="preserve">Aspect of the User Case/System to be Simulated </w:t>
            </w:r>
          </w:p>
        </w:tc>
      </w:tr>
      <w:tr w:rsidR="004558F8" w:rsidRPr="00C61419" w14:paraId="4703D29C" w14:textId="77777777" w:rsidTr="00FC0C34">
        <w:trPr>
          <w:cantSplit/>
        </w:trPr>
        <w:tc>
          <w:tcPr>
            <w:tcW w:w="709" w:type="dxa"/>
            <w:vAlign w:val="center"/>
          </w:tcPr>
          <w:p w14:paraId="5D4682F3" w14:textId="77777777" w:rsidR="004558F8" w:rsidRPr="00C61419" w:rsidRDefault="004558F8" w:rsidP="00A055DC">
            <w:pPr>
              <w:jc w:val="center"/>
              <w:rPr>
                <w:sz w:val="18"/>
                <w:szCs w:val="18"/>
                <w:lang w:val="en-GB"/>
              </w:rPr>
            </w:pPr>
            <w:r w:rsidRPr="00C61419">
              <w:rPr>
                <w:sz w:val="18"/>
                <w:szCs w:val="18"/>
                <w:lang w:val="en-GB"/>
              </w:rPr>
              <w:t>1.1</w:t>
            </w:r>
          </w:p>
        </w:tc>
        <w:tc>
          <w:tcPr>
            <w:tcW w:w="1559" w:type="dxa"/>
            <w:vAlign w:val="center"/>
          </w:tcPr>
          <w:p w14:paraId="751A90B2" w14:textId="77777777" w:rsidR="004558F8" w:rsidRPr="00C61419" w:rsidRDefault="004558F8" w:rsidP="00A055DC">
            <w:pPr>
              <w:jc w:val="right"/>
              <w:rPr>
                <w:b/>
                <w:smallCaps/>
                <w:sz w:val="18"/>
                <w:szCs w:val="18"/>
                <w:lang w:val="en-GB"/>
              </w:rPr>
            </w:pPr>
            <w:r w:rsidRPr="00C61419">
              <w:rPr>
                <w:b/>
                <w:smallCaps/>
                <w:sz w:val="18"/>
                <w:szCs w:val="18"/>
                <w:lang w:val="en-GB"/>
              </w:rPr>
              <w:t>Aspect of the User Case to be simulated</w:t>
            </w:r>
          </w:p>
          <w:p w14:paraId="172DF680" w14:textId="77777777" w:rsidR="004558F8" w:rsidRPr="00C61419" w:rsidRDefault="004558F8" w:rsidP="00A055DC">
            <w:pPr>
              <w:jc w:val="right"/>
              <w:rPr>
                <w:b/>
                <w:smallCaps/>
                <w:sz w:val="18"/>
                <w:szCs w:val="18"/>
                <w:lang w:val="en-GB"/>
              </w:rPr>
            </w:pPr>
          </w:p>
        </w:tc>
        <w:tc>
          <w:tcPr>
            <w:tcW w:w="6521" w:type="dxa"/>
          </w:tcPr>
          <w:p w14:paraId="59564D76" w14:textId="77777777" w:rsidR="004558F8" w:rsidRPr="00C61419" w:rsidRDefault="004558F8" w:rsidP="00A055DC">
            <w:pPr>
              <w:rPr>
                <w:sz w:val="18"/>
                <w:szCs w:val="18"/>
                <w:lang w:val="en-GB"/>
              </w:rPr>
            </w:pPr>
            <w:r w:rsidRPr="00C61419">
              <w:rPr>
                <w:sz w:val="18"/>
                <w:szCs w:val="18"/>
                <w:lang w:val="en-GB"/>
              </w:rPr>
              <w:t>CFD simulation of the room in dependence on the given environmental parameters:</w:t>
            </w:r>
          </w:p>
          <w:p w14:paraId="5EE69436" w14:textId="77777777" w:rsidR="004558F8" w:rsidRPr="00C61419" w:rsidRDefault="004558F8" w:rsidP="004558F8">
            <w:pPr>
              <w:pStyle w:val="Listenabsatz"/>
              <w:numPr>
                <w:ilvl w:val="0"/>
                <w:numId w:val="15"/>
              </w:numPr>
              <w:spacing w:before="0" w:after="0"/>
              <w:contextualSpacing/>
              <w:jc w:val="left"/>
              <w:rPr>
                <w:sz w:val="18"/>
                <w:szCs w:val="18"/>
                <w:lang w:val="en-GB"/>
              </w:rPr>
            </w:pPr>
            <w:r w:rsidRPr="00C61419">
              <w:rPr>
                <w:sz w:val="18"/>
                <w:szCs w:val="18"/>
                <w:lang w:val="en-GB"/>
              </w:rPr>
              <w:t>Air flow (HVAC system)</w:t>
            </w:r>
          </w:p>
          <w:p w14:paraId="4ED0CE7B" w14:textId="77777777" w:rsidR="004558F8" w:rsidRPr="00C61419" w:rsidRDefault="004558F8" w:rsidP="004558F8">
            <w:pPr>
              <w:pStyle w:val="Listenabsatz"/>
              <w:numPr>
                <w:ilvl w:val="0"/>
                <w:numId w:val="15"/>
              </w:numPr>
              <w:spacing w:before="0" w:after="0"/>
              <w:contextualSpacing/>
              <w:jc w:val="left"/>
              <w:rPr>
                <w:sz w:val="18"/>
                <w:szCs w:val="18"/>
                <w:lang w:val="en-GB"/>
              </w:rPr>
            </w:pPr>
            <w:r w:rsidRPr="00C61419">
              <w:rPr>
                <w:sz w:val="18"/>
                <w:szCs w:val="18"/>
                <w:lang w:val="en-GB"/>
              </w:rPr>
              <w:t>Temperature</w:t>
            </w:r>
          </w:p>
          <w:p w14:paraId="3B8E2FFB" w14:textId="77777777" w:rsidR="004558F8" w:rsidRPr="00C61419" w:rsidRDefault="004558F8" w:rsidP="004558F8">
            <w:pPr>
              <w:pStyle w:val="Listenabsatz"/>
              <w:numPr>
                <w:ilvl w:val="0"/>
                <w:numId w:val="15"/>
              </w:numPr>
              <w:spacing w:before="0" w:after="0"/>
              <w:contextualSpacing/>
              <w:jc w:val="left"/>
              <w:rPr>
                <w:sz w:val="18"/>
                <w:szCs w:val="18"/>
                <w:lang w:val="en-GB"/>
              </w:rPr>
            </w:pPr>
            <w:r w:rsidRPr="00C61419">
              <w:rPr>
                <w:sz w:val="18"/>
                <w:szCs w:val="18"/>
                <w:lang w:val="en-GB"/>
              </w:rPr>
              <w:t>Humidity</w:t>
            </w:r>
          </w:p>
          <w:p w14:paraId="58D38E38" w14:textId="77777777" w:rsidR="004558F8" w:rsidRPr="00C61419" w:rsidRDefault="004558F8" w:rsidP="00A055DC">
            <w:pPr>
              <w:rPr>
                <w:sz w:val="18"/>
                <w:szCs w:val="18"/>
                <w:lang w:val="en-GB"/>
              </w:rPr>
            </w:pPr>
          </w:p>
        </w:tc>
      </w:tr>
      <w:tr w:rsidR="004558F8" w:rsidRPr="00C61419" w14:paraId="1F01C753" w14:textId="77777777" w:rsidTr="00FC0C34">
        <w:trPr>
          <w:cantSplit/>
        </w:trPr>
        <w:tc>
          <w:tcPr>
            <w:tcW w:w="709" w:type="dxa"/>
            <w:vAlign w:val="center"/>
          </w:tcPr>
          <w:p w14:paraId="78B38375" w14:textId="77777777" w:rsidR="004558F8" w:rsidRPr="00C61419" w:rsidRDefault="004558F8" w:rsidP="00A055DC">
            <w:pPr>
              <w:jc w:val="center"/>
              <w:rPr>
                <w:sz w:val="18"/>
                <w:szCs w:val="18"/>
                <w:lang w:val="en-GB"/>
              </w:rPr>
            </w:pPr>
            <w:r w:rsidRPr="00C61419">
              <w:rPr>
                <w:sz w:val="18"/>
                <w:szCs w:val="18"/>
                <w:lang w:val="en-GB"/>
              </w:rPr>
              <w:t>1.2</w:t>
            </w:r>
          </w:p>
        </w:tc>
        <w:tc>
          <w:tcPr>
            <w:tcW w:w="1559" w:type="dxa"/>
            <w:vAlign w:val="center"/>
          </w:tcPr>
          <w:p w14:paraId="19C72913" w14:textId="77777777" w:rsidR="004558F8" w:rsidRPr="00C61419" w:rsidRDefault="004558F8" w:rsidP="00A055DC">
            <w:pPr>
              <w:jc w:val="right"/>
              <w:rPr>
                <w:b/>
                <w:smallCaps/>
                <w:sz w:val="18"/>
                <w:szCs w:val="18"/>
                <w:lang w:val="en-GB"/>
              </w:rPr>
            </w:pPr>
            <w:r w:rsidRPr="00C61419">
              <w:rPr>
                <w:b/>
                <w:smallCaps/>
                <w:sz w:val="18"/>
                <w:szCs w:val="18"/>
                <w:lang w:val="en-GB"/>
              </w:rPr>
              <w:t>Material</w:t>
            </w:r>
          </w:p>
        </w:tc>
        <w:tc>
          <w:tcPr>
            <w:tcW w:w="6521" w:type="dxa"/>
          </w:tcPr>
          <w:p w14:paraId="087F8444" w14:textId="77777777" w:rsidR="004558F8" w:rsidRPr="00C61419" w:rsidRDefault="004558F8" w:rsidP="00A055DC">
            <w:pPr>
              <w:rPr>
                <w:sz w:val="18"/>
                <w:szCs w:val="18"/>
                <w:lang w:val="en-GB"/>
              </w:rPr>
            </w:pPr>
            <w:r w:rsidRPr="00C61419">
              <w:rPr>
                <w:sz w:val="18"/>
                <w:szCs w:val="18"/>
                <w:lang w:val="en-GB"/>
              </w:rPr>
              <w:t>Air</w:t>
            </w:r>
          </w:p>
        </w:tc>
      </w:tr>
      <w:tr w:rsidR="004558F8" w:rsidRPr="00C61419" w14:paraId="4833043A" w14:textId="77777777" w:rsidTr="00FC0C34">
        <w:trPr>
          <w:cantSplit/>
        </w:trPr>
        <w:tc>
          <w:tcPr>
            <w:tcW w:w="709" w:type="dxa"/>
            <w:vAlign w:val="center"/>
          </w:tcPr>
          <w:p w14:paraId="22486B7C" w14:textId="77777777" w:rsidR="004558F8" w:rsidRPr="00C61419" w:rsidRDefault="004558F8" w:rsidP="00A055DC">
            <w:pPr>
              <w:jc w:val="center"/>
              <w:rPr>
                <w:sz w:val="18"/>
                <w:szCs w:val="18"/>
                <w:lang w:val="en-GB"/>
              </w:rPr>
            </w:pPr>
            <w:r w:rsidRPr="00C61419">
              <w:rPr>
                <w:sz w:val="18"/>
                <w:szCs w:val="18"/>
                <w:lang w:val="en-GB"/>
              </w:rPr>
              <w:t>1.3</w:t>
            </w:r>
          </w:p>
        </w:tc>
        <w:tc>
          <w:tcPr>
            <w:tcW w:w="1559" w:type="dxa"/>
            <w:vAlign w:val="center"/>
          </w:tcPr>
          <w:p w14:paraId="4F502D97" w14:textId="77777777" w:rsidR="004558F8" w:rsidRPr="00C61419" w:rsidRDefault="004558F8" w:rsidP="00A055DC">
            <w:pPr>
              <w:jc w:val="right"/>
              <w:rPr>
                <w:b/>
                <w:smallCaps/>
                <w:sz w:val="18"/>
                <w:szCs w:val="18"/>
                <w:lang w:val="en-GB"/>
              </w:rPr>
            </w:pPr>
            <w:r w:rsidRPr="00C61419">
              <w:rPr>
                <w:b/>
                <w:smallCaps/>
                <w:sz w:val="18"/>
                <w:szCs w:val="18"/>
                <w:lang w:val="en-GB"/>
              </w:rPr>
              <w:t>Geometry</w:t>
            </w:r>
          </w:p>
        </w:tc>
        <w:tc>
          <w:tcPr>
            <w:tcW w:w="6521" w:type="dxa"/>
          </w:tcPr>
          <w:p w14:paraId="51F1E6E0" w14:textId="77777777" w:rsidR="004558F8" w:rsidRPr="00C61419" w:rsidRDefault="004558F8" w:rsidP="00A055DC">
            <w:pPr>
              <w:tabs>
                <w:tab w:val="left" w:pos="1365"/>
              </w:tabs>
              <w:rPr>
                <w:sz w:val="18"/>
                <w:szCs w:val="18"/>
                <w:lang w:val="en-GB"/>
              </w:rPr>
            </w:pPr>
            <w:r w:rsidRPr="00C61419">
              <w:rPr>
                <w:sz w:val="18"/>
                <w:szCs w:val="18"/>
                <w:lang w:val="en-GB"/>
              </w:rPr>
              <w:t>Simulated room as provided by IUAV</w:t>
            </w:r>
          </w:p>
        </w:tc>
      </w:tr>
      <w:tr w:rsidR="004558F8" w:rsidRPr="00C61419" w14:paraId="77199DB4" w14:textId="77777777" w:rsidTr="00FC0C34">
        <w:trPr>
          <w:cantSplit/>
        </w:trPr>
        <w:tc>
          <w:tcPr>
            <w:tcW w:w="709" w:type="dxa"/>
            <w:vAlign w:val="center"/>
          </w:tcPr>
          <w:p w14:paraId="683611A4" w14:textId="77777777" w:rsidR="004558F8" w:rsidRPr="00C61419" w:rsidRDefault="004558F8" w:rsidP="00A055DC">
            <w:pPr>
              <w:jc w:val="center"/>
              <w:rPr>
                <w:sz w:val="18"/>
                <w:szCs w:val="18"/>
                <w:lang w:val="en-GB"/>
              </w:rPr>
            </w:pPr>
            <w:r w:rsidRPr="00C61419">
              <w:rPr>
                <w:sz w:val="18"/>
                <w:szCs w:val="18"/>
                <w:lang w:val="en-GB"/>
              </w:rPr>
              <w:t>1.4</w:t>
            </w:r>
          </w:p>
        </w:tc>
        <w:tc>
          <w:tcPr>
            <w:tcW w:w="1559" w:type="dxa"/>
            <w:vAlign w:val="center"/>
          </w:tcPr>
          <w:p w14:paraId="7D4FA1FB" w14:textId="77777777" w:rsidR="004558F8" w:rsidRPr="00C61419" w:rsidRDefault="004558F8" w:rsidP="00A055DC">
            <w:pPr>
              <w:jc w:val="right"/>
              <w:rPr>
                <w:b/>
                <w:smallCaps/>
                <w:sz w:val="18"/>
                <w:szCs w:val="18"/>
                <w:lang w:val="en-GB"/>
              </w:rPr>
            </w:pPr>
            <w:r w:rsidRPr="00C61419">
              <w:rPr>
                <w:b/>
                <w:smallCaps/>
                <w:sz w:val="18"/>
                <w:szCs w:val="18"/>
                <w:lang w:val="en-GB"/>
              </w:rPr>
              <w:t>Time Lapse</w:t>
            </w:r>
          </w:p>
        </w:tc>
        <w:tc>
          <w:tcPr>
            <w:tcW w:w="6521" w:type="dxa"/>
          </w:tcPr>
          <w:p w14:paraId="73061F7A" w14:textId="77777777" w:rsidR="004558F8" w:rsidRPr="00C61419" w:rsidRDefault="004558F8" w:rsidP="00A055DC">
            <w:pPr>
              <w:tabs>
                <w:tab w:val="left" w:pos="1365"/>
              </w:tabs>
              <w:rPr>
                <w:sz w:val="18"/>
                <w:szCs w:val="18"/>
                <w:lang w:val="en-GB"/>
              </w:rPr>
            </w:pPr>
            <w:r w:rsidRPr="00C61419">
              <w:rPr>
                <w:sz w:val="18"/>
                <w:szCs w:val="18"/>
                <w:lang w:val="en-GB"/>
              </w:rPr>
              <w:t>Time scale provided by IUAV. In principle, for three different cases:</w:t>
            </w:r>
          </w:p>
          <w:p w14:paraId="4CF290EB"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Winter season day</w:t>
            </w:r>
          </w:p>
          <w:p w14:paraId="10AE5C1E"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Summer season day</w:t>
            </w:r>
          </w:p>
          <w:p w14:paraId="0C10AF16"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Intermediate season day</w:t>
            </w:r>
          </w:p>
        </w:tc>
      </w:tr>
      <w:tr w:rsidR="004558F8" w:rsidRPr="00C61419" w14:paraId="255BA670" w14:textId="77777777" w:rsidTr="00FC0C34">
        <w:trPr>
          <w:cantSplit/>
        </w:trPr>
        <w:tc>
          <w:tcPr>
            <w:tcW w:w="709" w:type="dxa"/>
            <w:vAlign w:val="center"/>
          </w:tcPr>
          <w:p w14:paraId="2CC403DE" w14:textId="77777777" w:rsidR="004558F8" w:rsidRPr="00C61419" w:rsidRDefault="004558F8" w:rsidP="00A055DC">
            <w:pPr>
              <w:jc w:val="center"/>
              <w:rPr>
                <w:sz w:val="18"/>
                <w:szCs w:val="18"/>
                <w:lang w:val="en-GB"/>
              </w:rPr>
            </w:pPr>
            <w:r w:rsidRPr="00C61419">
              <w:rPr>
                <w:sz w:val="18"/>
                <w:szCs w:val="18"/>
                <w:lang w:val="en-GB"/>
              </w:rPr>
              <w:t>1.5</w:t>
            </w:r>
          </w:p>
        </w:tc>
        <w:tc>
          <w:tcPr>
            <w:tcW w:w="1559" w:type="dxa"/>
            <w:vAlign w:val="center"/>
          </w:tcPr>
          <w:p w14:paraId="76D530B0" w14:textId="77777777" w:rsidR="004558F8" w:rsidRPr="00C61419" w:rsidRDefault="004558F8" w:rsidP="00A055DC">
            <w:pPr>
              <w:jc w:val="right"/>
              <w:rPr>
                <w:b/>
                <w:smallCaps/>
                <w:sz w:val="18"/>
                <w:szCs w:val="18"/>
                <w:lang w:val="en-GB"/>
              </w:rPr>
            </w:pPr>
            <w:r w:rsidRPr="00C61419">
              <w:rPr>
                <w:b/>
                <w:smallCaps/>
                <w:sz w:val="18"/>
                <w:szCs w:val="18"/>
                <w:lang w:val="en-GB"/>
              </w:rPr>
              <w:t>Manufacturing process or</w:t>
            </w:r>
          </w:p>
          <w:p w14:paraId="6BB9D65B" w14:textId="77777777" w:rsidR="004558F8" w:rsidRPr="00C61419" w:rsidRDefault="004558F8" w:rsidP="00A055DC">
            <w:pPr>
              <w:jc w:val="right"/>
              <w:rPr>
                <w:b/>
                <w:smallCaps/>
                <w:sz w:val="18"/>
                <w:szCs w:val="18"/>
                <w:lang w:val="en-GB"/>
              </w:rPr>
            </w:pPr>
            <w:r w:rsidRPr="00C61419">
              <w:rPr>
                <w:b/>
                <w:smallCaps/>
                <w:sz w:val="18"/>
                <w:szCs w:val="18"/>
                <w:lang w:val="en-GB"/>
              </w:rPr>
              <w:t xml:space="preserve"> in-service conditions</w:t>
            </w:r>
          </w:p>
        </w:tc>
        <w:tc>
          <w:tcPr>
            <w:tcW w:w="6521" w:type="dxa"/>
          </w:tcPr>
          <w:p w14:paraId="53615C2A" w14:textId="77777777" w:rsidR="004558F8" w:rsidRPr="00C61419" w:rsidRDefault="004558F8" w:rsidP="00A055DC">
            <w:pPr>
              <w:tabs>
                <w:tab w:val="left" w:pos="1365"/>
              </w:tabs>
              <w:rPr>
                <w:sz w:val="18"/>
                <w:szCs w:val="18"/>
                <w:lang w:val="en-GB"/>
              </w:rPr>
            </w:pPr>
            <w:r w:rsidRPr="00C61419">
              <w:rPr>
                <w:sz w:val="18"/>
                <w:szCs w:val="18"/>
                <w:lang w:val="en-GB"/>
              </w:rPr>
              <w:t>Boundary conditions</w:t>
            </w:r>
          </w:p>
          <w:p w14:paraId="5919A1E1" w14:textId="77777777" w:rsidR="004558F8" w:rsidRPr="00C61419" w:rsidRDefault="004558F8" w:rsidP="004558F8">
            <w:pPr>
              <w:pStyle w:val="Listenabsatz"/>
              <w:numPr>
                <w:ilvl w:val="0"/>
                <w:numId w:val="18"/>
              </w:numPr>
              <w:tabs>
                <w:tab w:val="left" w:pos="1365"/>
              </w:tabs>
              <w:spacing w:before="0" w:after="0"/>
              <w:contextualSpacing/>
              <w:jc w:val="left"/>
              <w:rPr>
                <w:sz w:val="18"/>
                <w:szCs w:val="18"/>
                <w:lang w:val="en-GB"/>
              </w:rPr>
            </w:pPr>
            <w:r w:rsidRPr="00C61419">
              <w:rPr>
                <w:sz w:val="18"/>
                <w:szCs w:val="18"/>
                <w:lang w:val="en-GB"/>
              </w:rPr>
              <w:t>Openings (doors, windows, HVAC system)</w:t>
            </w:r>
          </w:p>
          <w:p w14:paraId="476420C9" w14:textId="77777777" w:rsidR="004558F8" w:rsidRPr="00C61419" w:rsidRDefault="004558F8" w:rsidP="004558F8">
            <w:pPr>
              <w:pStyle w:val="Listenabsatz"/>
              <w:numPr>
                <w:ilvl w:val="0"/>
                <w:numId w:val="18"/>
              </w:numPr>
              <w:tabs>
                <w:tab w:val="left" w:pos="1365"/>
              </w:tabs>
              <w:spacing w:before="0" w:after="0"/>
              <w:contextualSpacing/>
              <w:jc w:val="left"/>
              <w:rPr>
                <w:sz w:val="18"/>
                <w:szCs w:val="18"/>
                <w:lang w:val="en-GB"/>
              </w:rPr>
            </w:pPr>
            <w:r w:rsidRPr="00C61419">
              <w:rPr>
                <w:sz w:val="18"/>
                <w:szCs w:val="18"/>
                <w:lang w:val="en-GB"/>
              </w:rPr>
              <w:t>Walls</w:t>
            </w:r>
          </w:p>
          <w:p w14:paraId="674A9602" w14:textId="77777777" w:rsidR="004558F8" w:rsidRPr="00C61419" w:rsidRDefault="004558F8" w:rsidP="004558F8">
            <w:pPr>
              <w:pStyle w:val="Listenabsatz"/>
              <w:numPr>
                <w:ilvl w:val="0"/>
                <w:numId w:val="17"/>
              </w:numPr>
              <w:tabs>
                <w:tab w:val="left" w:pos="1365"/>
              </w:tabs>
              <w:spacing w:before="0" w:after="0"/>
              <w:contextualSpacing/>
              <w:jc w:val="left"/>
              <w:rPr>
                <w:sz w:val="18"/>
                <w:szCs w:val="18"/>
                <w:lang w:val="en-GB"/>
              </w:rPr>
            </w:pPr>
            <w:r w:rsidRPr="00C61419">
              <w:rPr>
                <w:sz w:val="18"/>
                <w:szCs w:val="18"/>
                <w:lang w:val="en-GB"/>
              </w:rPr>
              <w:t>Temperature (Openings, walls, room)</w:t>
            </w:r>
          </w:p>
          <w:p w14:paraId="3369C682" w14:textId="77777777" w:rsidR="004558F8" w:rsidRPr="00C61419" w:rsidRDefault="004558F8" w:rsidP="00A055DC">
            <w:pPr>
              <w:tabs>
                <w:tab w:val="left" w:pos="1365"/>
              </w:tabs>
              <w:rPr>
                <w:sz w:val="18"/>
                <w:szCs w:val="18"/>
                <w:lang w:val="en-GB"/>
              </w:rPr>
            </w:pPr>
            <w:r w:rsidRPr="00C61419">
              <w:rPr>
                <w:sz w:val="18"/>
                <w:szCs w:val="18"/>
                <w:lang w:val="en-GB"/>
              </w:rPr>
              <w:t>Global conditions</w:t>
            </w:r>
          </w:p>
          <w:p w14:paraId="7BF145C2" w14:textId="77777777" w:rsidR="004558F8" w:rsidRPr="00C61419" w:rsidRDefault="004558F8" w:rsidP="004558F8">
            <w:pPr>
              <w:pStyle w:val="Listenabsatz"/>
              <w:numPr>
                <w:ilvl w:val="0"/>
                <w:numId w:val="17"/>
              </w:numPr>
              <w:tabs>
                <w:tab w:val="left" w:pos="1365"/>
              </w:tabs>
              <w:spacing w:before="0" w:after="0"/>
              <w:contextualSpacing/>
              <w:jc w:val="left"/>
              <w:rPr>
                <w:sz w:val="18"/>
                <w:szCs w:val="18"/>
                <w:lang w:val="en-GB"/>
              </w:rPr>
            </w:pPr>
            <w:r w:rsidRPr="00C61419">
              <w:rPr>
                <w:sz w:val="18"/>
                <w:szCs w:val="18"/>
                <w:lang w:val="en-GB"/>
              </w:rPr>
              <w:t>Temperature</w:t>
            </w:r>
          </w:p>
          <w:p w14:paraId="720E3030" w14:textId="77777777" w:rsidR="004558F8" w:rsidRPr="00C61419" w:rsidRDefault="004558F8" w:rsidP="004558F8">
            <w:pPr>
              <w:pStyle w:val="Listenabsatz"/>
              <w:numPr>
                <w:ilvl w:val="0"/>
                <w:numId w:val="17"/>
              </w:numPr>
              <w:tabs>
                <w:tab w:val="left" w:pos="1365"/>
              </w:tabs>
              <w:spacing w:before="0" w:after="0"/>
              <w:contextualSpacing/>
              <w:jc w:val="left"/>
              <w:rPr>
                <w:iCs/>
                <w:sz w:val="18"/>
                <w:szCs w:val="18"/>
                <w:lang w:val="en-GB"/>
              </w:rPr>
            </w:pPr>
            <w:r w:rsidRPr="00C61419">
              <w:rPr>
                <w:sz w:val="18"/>
                <w:szCs w:val="18"/>
                <w:lang w:val="en-GB"/>
              </w:rPr>
              <w:t>Humidity</w:t>
            </w:r>
          </w:p>
        </w:tc>
      </w:tr>
      <w:tr w:rsidR="004558F8" w:rsidRPr="00C61419" w14:paraId="7CE55E0D" w14:textId="77777777" w:rsidTr="00FC0C34">
        <w:trPr>
          <w:cantSplit/>
          <w:trHeight w:val="392"/>
        </w:trPr>
        <w:tc>
          <w:tcPr>
            <w:tcW w:w="709" w:type="dxa"/>
            <w:vAlign w:val="center"/>
          </w:tcPr>
          <w:p w14:paraId="480CDA0C" w14:textId="77777777" w:rsidR="004558F8" w:rsidRPr="00C61419" w:rsidRDefault="004558F8" w:rsidP="00A055DC">
            <w:pPr>
              <w:jc w:val="center"/>
              <w:rPr>
                <w:sz w:val="18"/>
                <w:szCs w:val="18"/>
                <w:lang w:val="en-GB"/>
              </w:rPr>
            </w:pPr>
            <w:r w:rsidRPr="00C61419">
              <w:rPr>
                <w:sz w:val="18"/>
                <w:szCs w:val="18"/>
                <w:lang w:val="en-GB"/>
              </w:rPr>
              <w:t>1.6</w:t>
            </w:r>
          </w:p>
        </w:tc>
        <w:tc>
          <w:tcPr>
            <w:tcW w:w="1559" w:type="dxa"/>
            <w:vAlign w:val="center"/>
          </w:tcPr>
          <w:p w14:paraId="3015E384" w14:textId="77777777" w:rsidR="004558F8" w:rsidRPr="00C61419" w:rsidRDefault="004558F8" w:rsidP="00A055DC">
            <w:pPr>
              <w:jc w:val="right"/>
              <w:rPr>
                <w:b/>
                <w:smallCaps/>
                <w:sz w:val="18"/>
                <w:szCs w:val="18"/>
                <w:lang w:val="en-GB"/>
              </w:rPr>
            </w:pPr>
            <w:r w:rsidRPr="00C61419">
              <w:rPr>
                <w:b/>
                <w:smallCaps/>
                <w:sz w:val="18"/>
                <w:szCs w:val="18"/>
                <w:lang w:val="en-GB"/>
              </w:rPr>
              <w:t>Publication on this data</w:t>
            </w:r>
          </w:p>
        </w:tc>
        <w:tc>
          <w:tcPr>
            <w:tcW w:w="6521" w:type="dxa"/>
          </w:tcPr>
          <w:p w14:paraId="102E6969" w14:textId="2E8FA2C0" w:rsidR="004558F8" w:rsidRPr="00C61419" w:rsidRDefault="004558F8" w:rsidP="00A055DC">
            <w:pPr>
              <w:rPr>
                <w:i/>
                <w:sz w:val="18"/>
                <w:szCs w:val="18"/>
                <w:lang w:val="en-GB"/>
              </w:rPr>
            </w:pPr>
          </w:p>
          <w:p w14:paraId="5F8E9B36" w14:textId="77777777" w:rsidR="004558F8" w:rsidRPr="00C61419" w:rsidRDefault="004558F8" w:rsidP="00A055DC">
            <w:pPr>
              <w:rPr>
                <w:i/>
                <w:iCs/>
                <w:sz w:val="18"/>
                <w:szCs w:val="18"/>
                <w:lang w:val="en-GB"/>
              </w:rPr>
            </w:pPr>
          </w:p>
        </w:tc>
      </w:tr>
    </w:tbl>
    <w:p w14:paraId="06560719" w14:textId="46BFEED7" w:rsidR="0040302E" w:rsidRPr="00C61419" w:rsidRDefault="0040302E" w:rsidP="004558F8">
      <w:pPr>
        <w:rPr>
          <w:i/>
          <w:iCs/>
          <w:sz w:val="18"/>
          <w:szCs w:val="18"/>
          <w:lang w:val="en-GB"/>
        </w:rPr>
      </w:pPr>
    </w:p>
    <w:p w14:paraId="4C3A974F" w14:textId="77777777" w:rsidR="0040302E" w:rsidRPr="00C61419" w:rsidRDefault="0040302E">
      <w:pPr>
        <w:spacing w:before="0" w:after="0"/>
        <w:jc w:val="left"/>
        <w:rPr>
          <w:i/>
          <w:iCs/>
          <w:sz w:val="18"/>
          <w:szCs w:val="18"/>
          <w:lang w:val="en-GB"/>
        </w:rPr>
      </w:pPr>
      <w:r w:rsidRPr="00C61419">
        <w:rPr>
          <w:i/>
          <w:iCs/>
          <w:sz w:val="18"/>
          <w:szCs w:val="18"/>
          <w:lang w:val="en-GB"/>
        </w:rPr>
        <w:br w:type="page"/>
      </w:r>
    </w:p>
    <w:p w14:paraId="01F59E20" w14:textId="77777777" w:rsidR="004558F8" w:rsidRPr="00C61419" w:rsidRDefault="004558F8" w:rsidP="004558F8">
      <w:pPr>
        <w:rPr>
          <w:i/>
          <w:iCs/>
          <w:sz w:val="18"/>
          <w:szCs w:val="18"/>
          <w:lang w:val="en-GB"/>
        </w:rPr>
      </w:pPr>
    </w:p>
    <w:p w14:paraId="54847378" w14:textId="77777777" w:rsidR="00FC0C34" w:rsidRPr="00C61419" w:rsidRDefault="00FC0C34" w:rsidP="004558F8">
      <w:pPr>
        <w:rPr>
          <w:i/>
          <w:iCs/>
          <w:sz w:val="18"/>
          <w:szCs w:val="18"/>
          <w:lang w:val="en-GB"/>
        </w:rPr>
      </w:pPr>
    </w:p>
    <w:tbl>
      <w:tblPr>
        <w:tblStyle w:val="TableGridLight1"/>
        <w:tblW w:w="4731" w:type="pct"/>
        <w:tblInd w:w="250" w:type="dxa"/>
        <w:tblLayout w:type="fixed"/>
        <w:tblLook w:val="04A0" w:firstRow="1" w:lastRow="0" w:firstColumn="1" w:lastColumn="0" w:noHBand="0" w:noVBand="1"/>
      </w:tblPr>
      <w:tblGrid>
        <w:gridCol w:w="590"/>
        <w:gridCol w:w="1325"/>
        <w:gridCol w:w="1471"/>
        <w:gridCol w:w="5724"/>
      </w:tblGrid>
      <w:tr w:rsidR="004558F8" w:rsidRPr="00C61419" w14:paraId="168A1992" w14:textId="77777777" w:rsidTr="00FC0C34">
        <w:trPr>
          <w:cantSplit/>
          <w:trHeight w:val="269"/>
        </w:trPr>
        <w:tc>
          <w:tcPr>
            <w:tcW w:w="569" w:type="dxa"/>
            <w:shd w:val="clear" w:color="auto" w:fill="95B3D7" w:themeFill="accent1" w:themeFillTint="99"/>
            <w:vAlign w:val="center"/>
          </w:tcPr>
          <w:p w14:paraId="143485DA" w14:textId="7E0159FB" w:rsidR="004558F8" w:rsidRPr="00C61419" w:rsidRDefault="004558F8" w:rsidP="00A055DC">
            <w:pPr>
              <w:spacing w:after="60"/>
              <w:jc w:val="center"/>
              <w:rPr>
                <w:b/>
                <w:szCs w:val="18"/>
                <w:lang w:val="en-GB"/>
              </w:rPr>
            </w:pPr>
            <w:r w:rsidRPr="00C61419">
              <w:rPr>
                <w:b/>
                <w:szCs w:val="18"/>
                <w:lang w:val="en-GB"/>
              </w:rPr>
              <w:t>2</w:t>
            </w:r>
          </w:p>
        </w:tc>
        <w:tc>
          <w:tcPr>
            <w:tcW w:w="8219" w:type="dxa"/>
            <w:gridSpan w:val="3"/>
            <w:shd w:val="clear" w:color="auto" w:fill="95B3D7" w:themeFill="accent1" w:themeFillTint="99"/>
          </w:tcPr>
          <w:p w14:paraId="3DFFB9DD" w14:textId="3D1B8EE8" w:rsidR="004558F8" w:rsidRPr="00C61419" w:rsidRDefault="00290FB4" w:rsidP="00A055DC">
            <w:pPr>
              <w:spacing w:after="60"/>
              <w:rPr>
                <w:b/>
                <w:i/>
                <w:smallCaps/>
                <w:szCs w:val="18"/>
                <w:lang w:val="en-GB"/>
              </w:rPr>
            </w:pPr>
            <w:r w:rsidRPr="00C61419">
              <w:rPr>
                <w:b/>
                <w:iCs/>
                <w:noProof/>
                <w:sz w:val="18"/>
                <w:szCs w:val="18"/>
                <w:lang w:val="en-GB" w:eastAsia="de-DE"/>
              </w:rPr>
              <mc:AlternateContent>
                <mc:Choice Requires="wps">
                  <w:drawing>
                    <wp:anchor distT="0" distB="0" distL="114300" distR="114300" simplePos="0" relativeHeight="251671552" behindDoc="0" locked="0" layoutInCell="1" allowOverlap="1" wp14:anchorId="59CB4BCD" wp14:editId="0EDFBA6B">
                      <wp:simplePos x="0" y="0"/>
                      <wp:positionH relativeFrom="column">
                        <wp:posOffset>4808966</wp:posOffset>
                      </wp:positionH>
                      <wp:positionV relativeFrom="paragraph">
                        <wp:posOffset>-190638</wp:posOffset>
                      </wp:positionV>
                      <wp:extent cx="445770" cy="462280"/>
                      <wp:effectExtent l="0" t="0" r="11430" b="13970"/>
                      <wp:wrapNone/>
                      <wp:docPr id="60" name="Oval 15"/>
                      <wp:cNvGraphicFramePr/>
                      <a:graphic xmlns:a="http://schemas.openxmlformats.org/drawingml/2006/main">
                        <a:graphicData uri="http://schemas.microsoft.com/office/word/2010/wordprocessingShape">
                          <wps:wsp>
                            <wps:cNvSpPr/>
                            <wps:spPr>
                              <a:xfrm flipV="1">
                                <a:off x="0" y="0"/>
                                <a:ext cx="445770" cy="462280"/>
                              </a:xfrm>
                              <a:prstGeom prst="ellipse">
                                <a:avLst/>
                              </a:prstGeom>
                              <a:ln>
                                <a:solidFill>
                                  <a:schemeClr val="accent1">
                                    <a:lumMod val="5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6E37551D" id="Oval 15" o:spid="_x0000_s1026" style="position:absolute;margin-left:378.65pt;margin-top:-15pt;width:35.1pt;height:36.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" fillcolor="#4f81bd [3204]" strokecolor="#243f60 [1604]" strokeweight="2pt"/>
                  </w:pict>
                </mc:Fallback>
              </mc:AlternateContent>
            </w:r>
            <w:r w:rsidR="004558F8" w:rsidRPr="00C61419">
              <w:rPr>
                <w:b/>
                <w:smallCaps/>
                <w:szCs w:val="18"/>
                <w:lang w:val="en-GB"/>
              </w:rPr>
              <w:t xml:space="preserve">Generic Physics Of The Model Equation </w:t>
            </w:r>
          </w:p>
        </w:tc>
      </w:tr>
      <w:tr w:rsidR="004558F8" w:rsidRPr="00C61419" w14:paraId="114F7285" w14:textId="77777777" w:rsidTr="00FC0C34">
        <w:trPr>
          <w:cantSplit/>
        </w:trPr>
        <w:tc>
          <w:tcPr>
            <w:tcW w:w="569" w:type="dxa"/>
            <w:vAlign w:val="center"/>
          </w:tcPr>
          <w:p w14:paraId="4B03B80D" w14:textId="104A83D8" w:rsidR="004558F8" w:rsidRPr="00C61419" w:rsidRDefault="004558F8" w:rsidP="00A055DC">
            <w:pPr>
              <w:jc w:val="center"/>
              <w:rPr>
                <w:sz w:val="18"/>
                <w:szCs w:val="18"/>
                <w:lang w:val="en-GB"/>
              </w:rPr>
            </w:pPr>
            <w:r w:rsidRPr="00C61419">
              <w:rPr>
                <w:sz w:val="18"/>
                <w:szCs w:val="18"/>
                <w:lang w:val="en-GB"/>
              </w:rPr>
              <w:t>2.1</w:t>
            </w:r>
          </w:p>
        </w:tc>
        <w:tc>
          <w:tcPr>
            <w:tcW w:w="1278" w:type="dxa"/>
          </w:tcPr>
          <w:p w14:paraId="68B8A589" w14:textId="77777777" w:rsidR="004558F8" w:rsidRPr="00C61419" w:rsidRDefault="004558F8" w:rsidP="00A055DC">
            <w:pPr>
              <w:jc w:val="right"/>
              <w:rPr>
                <w:b/>
                <w:smallCaps/>
                <w:sz w:val="18"/>
                <w:szCs w:val="18"/>
                <w:lang w:val="en-GB"/>
              </w:rPr>
            </w:pPr>
            <w:r w:rsidRPr="00C61419">
              <w:rPr>
                <w:b/>
                <w:smallCaps/>
                <w:sz w:val="18"/>
                <w:szCs w:val="18"/>
                <w:lang w:val="en-GB"/>
              </w:rPr>
              <w:t>Model type and name</w:t>
            </w:r>
          </w:p>
        </w:tc>
        <w:tc>
          <w:tcPr>
            <w:tcW w:w="6941" w:type="dxa"/>
            <w:gridSpan w:val="2"/>
          </w:tcPr>
          <w:p w14:paraId="0EB3584E" w14:textId="0367B872" w:rsidR="004558F8" w:rsidRPr="00C61419" w:rsidRDefault="004558F8" w:rsidP="00A055DC">
            <w:pPr>
              <w:rPr>
                <w:sz w:val="18"/>
                <w:szCs w:val="18"/>
                <w:lang w:val="en-GB"/>
              </w:rPr>
            </w:pPr>
            <w:r w:rsidRPr="00C61419">
              <w:rPr>
                <w:sz w:val="18"/>
                <w:szCs w:val="18"/>
                <w:lang w:val="en-GB"/>
              </w:rPr>
              <w:t xml:space="preserve">Single phase flow (laminar/turbulent) based on the well-known </w:t>
            </w:r>
            <w:proofErr w:type="spellStart"/>
            <w:r w:rsidRPr="00C61419">
              <w:rPr>
                <w:sz w:val="18"/>
                <w:szCs w:val="18"/>
                <w:lang w:val="en-GB"/>
              </w:rPr>
              <w:t>Navier</w:t>
            </w:r>
            <w:proofErr w:type="spellEnd"/>
            <w:r w:rsidRPr="00C61419">
              <w:rPr>
                <w:sz w:val="18"/>
                <w:szCs w:val="18"/>
                <w:lang w:val="en-GB"/>
              </w:rPr>
              <w:t>-Stokes equations</w:t>
            </w:r>
          </w:p>
        </w:tc>
      </w:tr>
      <w:tr w:rsidR="004558F8" w:rsidRPr="00C61419" w14:paraId="6A6DDC50" w14:textId="77777777" w:rsidTr="00FC0C34">
        <w:trPr>
          <w:cantSplit/>
        </w:trPr>
        <w:tc>
          <w:tcPr>
            <w:tcW w:w="569" w:type="dxa"/>
            <w:vAlign w:val="center"/>
          </w:tcPr>
          <w:p w14:paraId="2FE9050D" w14:textId="15B09F6E" w:rsidR="004558F8" w:rsidRPr="00C61419" w:rsidRDefault="004558F8" w:rsidP="00A055DC">
            <w:pPr>
              <w:jc w:val="center"/>
              <w:rPr>
                <w:sz w:val="18"/>
                <w:szCs w:val="18"/>
                <w:lang w:val="en-GB"/>
              </w:rPr>
            </w:pPr>
            <w:r w:rsidRPr="00C61419">
              <w:rPr>
                <w:sz w:val="18"/>
                <w:szCs w:val="18"/>
                <w:lang w:val="en-GB"/>
              </w:rPr>
              <w:t>2.2</w:t>
            </w:r>
          </w:p>
        </w:tc>
        <w:tc>
          <w:tcPr>
            <w:tcW w:w="1278" w:type="dxa"/>
          </w:tcPr>
          <w:p w14:paraId="1973880F" w14:textId="77777777" w:rsidR="004558F8" w:rsidRPr="00C61419" w:rsidRDefault="004558F8" w:rsidP="00A055DC">
            <w:pPr>
              <w:jc w:val="right"/>
              <w:rPr>
                <w:b/>
                <w:smallCaps/>
                <w:sz w:val="18"/>
                <w:szCs w:val="18"/>
                <w:lang w:val="en-GB"/>
              </w:rPr>
            </w:pPr>
            <w:r w:rsidRPr="00C61419">
              <w:rPr>
                <w:b/>
                <w:smallCaps/>
                <w:sz w:val="18"/>
                <w:szCs w:val="18"/>
                <w:lang w:val="en-GB"/>
              </w:rPr>
              <w:t>Model entity</w:t>
            </w:r>
          </w:p>
        </w:tc>
        <w:tc>
          <w:tcPr>
            <w:tcW w:w="6941" w:type="dxa"/>
            <w:gridSpan w:val="2"/>
          </w:tcPr>
          <w:p w14:paraId="0037741B" w14:textId="77777777" w:rsidR="004558F8" w:rsidRPr="00C61419" w:rsidRDefault="004558F8" w:rsidP="00A055DC">
            <w:pPr>
              <w:tabs>
                <w:tab w:val="left" w:pos="1365"/>
              </w:tabs>
              <w:rPr>
                <w:sz w:val="18"/>
                <w:szCs w:val="18"/>
                <w:lang w:val="en-GB"/>
              </w:rPr>
            </w:pPr>
            <w:r w:rsidRPr="00C61419">
              <w:rPr>
                <w:sz w:val="18"/>
                <w:szCs w:val="18"/>
                <w:lang w:val="en-GB"/>
              </w:rPr>
              <w:t>Finite volumes</w:t>
            </w:r>
          </w:p>
        </w:tc>
      </w:tr>
      <w:tr w:rsidR="004558F8" w:rsidRPr="00C61419" w14:paraId="7483F3A7" w14:textId="77777777" w:rsidTr="00FC0C34">
        <w:trPr>
          <w:cantSplit/>
          <w:trHeight w:val="441"/>
        </w:trPr>
        <w:tc>
          <w:tcPr>
            <w:tcW w:w="569" w:type="dxa"/>
            <w:vMerge w:val="restart"/>
            <w:vAlign w:val="center"/>
          </w:tcPr>
          <w:p w14:paraId="13A9E539" w14:textId="33E10E03" w:rsidR="004558F8" w:rsidRPr="00C61419" w:rsidRDefault="004558F8" w:rsidP="00A055DC">
            <w:pPr>
              <w:jc w:val="center"/>
              <w:rPr>
                <w:sz w:val="18"/>
                <w:szCs w:val="18"/>
                <w:lang w:val="en-GB"/>
              </w:rPr>
            </w:pPr>
            <w:r w:rsidRPr="00C61419">
              <w:rPr>
                <w:sz w:val="18"/>
                <w:szCs w:val="18"/>
                <w:lang w:val="en-GB"/>
              </w:rPr>
              <w:t>2.3</w:t>
            </w:r>
          </w:p>
        </w:tc>
        <w:tc>
          <w:tcPr>
            <w:tcW w:w="1278" w:type="dxa"/>
            <w:vMerge w:val="restart"/>
            <w:vAlign w:val="center"/>
          </w:tcPr>
          <w:p w14:paraId="77CB7CBE" w14:textId="77777777" w:rsidR="004558F8" w:rsidRPr="00C61419" w:rsidRDefault="004558F8" w:rsidP="00A055DC">
            <w:pPr>
              <w:jc w:val="right"/>
              <w:rPr>
                <w:b/>
                <w:smallCaps/>
                <w:sz w:val="18"/>
                <w:szCs w:val="18"/>
                <w:lang w:val="en-GB"/>
              </w:rPr>
            </w:pPr>
            <w:r w:rsidRPr="00C61419">
              <w:rPr>
                <w:b/>
                <w:smallCaps/>
                <w:sz w:val="18"/>
                <w:szCs w:val="18"/>
                <w:lang w:val="en-GB"/>
              </w:rPr>
              <w:t>Model</w:t>
            </w:r>
            <w:r w:rsidRPr="00C61419">
              <w:rPr>
                <w:sz w:val="18"/>
                <w:szCs w:val="18"/>
                <w:lang w:val="en-GB"/>
              </w:rPr>
              <w:t xml:space="preserve"> </w:t>
            </w:r>
            <w:r w:rsidRPr="00C61419">
              <w:rPr>
                <w:b/>
                <w:smallCaps/>
                <w:sz w:val="18"/>
                <w:szCs w:val="18"/>
                <w:lang w:val="en-GB"/>
              </w:rPr>
              <w:t xml:space="preserve">Physics/ Chemistry equation </w:t>
            </w:r>
          </w:p>
          <w:p w14:paraId="547D7856" w14:textId="77777777" w:rsidR="004558F8" w:rsidRPr="00C61419" w:rsidRDefault="004558F8" w:rsidP="00A055DC">
            <w:pPr>
              <w:jc w:val="center"/>
              <w:rPr>
                <w:b/>
                <w:smallCaps/>
                <w:sz w:val="18"/>
                <w:szCs w:val="18"/>
                <w:lang w:val="en-GB"/>
              </w:rPr>
            </w:pPr>
            <w:r w:rsidRPr="00C61419">
              <w:rPr>
                <w:b/>
                <w:smallCaps/>
                <w:sz w:val="18"/>
                <w:szCs w:val="18"/>
                <w:lang w:val="en-GB"/>
              </w:rPr>
              <w:t>PE</w:t>
            </w:r>
          </w:p>
        </w:tc>
        <w:tc>
          <w:tcPr>
            <w:tcW w:w="1419" w:type="dxa"/>
          </w:tcPr>
          <w:p w14:paraId="6C7E6A0F" w14:textId="77777777" w:rsidR="004558F8" w:rsidRPr="00C61419" w:rsidRDefault="004558F8" w:rsidP="00A055DC">
            <w:pPr>
              <w:jc w:val="right"/>
              <w:rPr>
                <w:sz w:val="18"/>
                <w:szCs w:val="18"/>
                <w:lang w:val="en-GB"/>
              </w:rPr>
            </w:pPr>
            <w:r w:rsidRPr="00C61419">
              <w:rPr>
                <w:b/>
                <w:sz w:val="18"/>
                <w:szCs w:val="18"/>
                <w:lang w:val="en-GB"/>
              </w:rPr>
              <w:t>Equation</w:t>
            </w:r>
          </w:p>
        </w:tc>
        <w:tc>
          <w:tcPr>
            <w:tcW w:w="5522" w:type="dxa"/>
          </w:tcPr>
          <w:p w14:paraId="48B7B417" w14:textId="77777777" w:rsidR="004558F8" w:rsidRPr="00C61419" w:rsidRDefault="004558F8" w:rsidP="00A055DC">
            <w:pPr>
              <w:autoSpaceDE w:val="0"/>
              <w:autoSpaceDN w:val="0"/>
              <w:adjustRightInd w:val="0"/>
              <w:rPr>
                <w:sz w:val="18"/>
                <w:szCs w:val="18"/>
                <w:lang w:val="en-GB"/>
              </w:rPr>
            </w:pPr>
            <w:r w:rsidRPr="00C61419">
              <w:rPr>
                <w:sz w:val="18"/>
                <w:szCs w:val="18"/>
                <w:lang w:val="en-GB"/>
              </w:rPr>
              <w:t xml:space="preserve">Single phase flow theory, based on </w:t>
            </w:r>
            <w:proofErr w:type="spellStart"/>
            <w:r w:rsidRPr="00C61419">
              <w:rPr>
                <w:sz w:val="18"/>
                <w:szCs w:val="18"/>
                <w:lang w:val="en-GB"/>
              </w:rPr>
              <w:t>Navier</w:t>
            </w:r>
            <w:proofErr w:type="spellEnd"/>
            <w:r w:rsidRPr="00C61419">
              <w:rPr>
                <w:sz w:val="18"/>
                <w:szCs w:val="18"/>
                <w:lang w:val="en-GB"/>
              </w:rPr>
              <w:t>-Stokes equations (CFD simulation):</w:t>
            </w:r>
          </w:p>
          <w:p w14:paraId="4A84ACE6" w14:textId="77777777" w:rsidR="004558F8" w:rsidRPr="00C61419" w:rsidRDefault="004558F8" w:rsidP="00A055DC">
            <w:pPr>
              <w:rPr>
                <w:i/>
                <w:sz w:val="18"/>
                <w:szCs w:val="18"/>
                <w:lang w:val="en-GB"/>
              </w:rPr>
            </w:pPr>
            <w:r w:rsidRPr="00C61419">
              <w:rPr>
                <w:rFonts w:eastAsia="Times New Roman"/>
                <w:lang w:val="en-GB" w:eastAsia="fr-FR"/>
              </w:rPr>
              <w:object w:dxaOrig="12015" w:dyaOrig="4365" w14:anchorId="47564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05pt;height:93.95pt" o:ole="">
                  <v:imagedata r:id="rId27" o:title=""/>
                </v:shape>
                <o:OLEObject Type="Embed" ProgID="PBrush" ShapeID="_x0000_i1025" DrawAspect="Content" ObjectID="_1628603596" r:id="rId28"/>
              </w:object>
            </w:r>
          </w:p>
          <w:p w14:paraId="5EE9C586" w14:textId="77777777" w:rsidR="004558F8" w:rsidRPr="00C61419" w:rsidRDefault="004558F8" w:rsidP="00A055DC">
            <w:pPr>
              <w:rPr>
                <w:i/>
                <w:sz w:val="18"/>
                <w:szCs w:val="18"/>
                <w:lang w:val="en-GB"/>
              </w:rPr>
            </w:pPr>
            <w:r w:rsidRPr="00C61419">
              <w:rPr>
                <w:i/>
                <w:sz w:val="18"/>
                <w:szCs w:val="18"/>
                <w:lang w:val="en-GB"/>
              </w:rPr>
              <w:t>(Equations from COMSOL user guides)</w:t>
            </w:r>
          </w:p>
          <w:p w14:paraId="494B9AF1" w14:textId="77777777" w:rsidR="004558F8" w:rsidRPr="00C61419" w:rsidRDefault="004558F8" w:rsidP="00A055DC">
            <w:pPr>
              <w:rPr>
                <w:i/>
                <w:sz w:val="18"/>
                <w:szCs w:val="18"/>
                <w:lang w:val="en-GB"/>
              </w:rPr>
            </w:pPr>
          </w:p>
        </w:tc>
      </w:tr>
      <w:tr w:rsidR="004558F8" w:rsidRPr="00C61419" w14:paraId="3DB79BED" w14:textId="77777777" w:rsidTr="00FC0C34">
        <w:trPr>
          <w:cantSplit/>
          <w:trHeight w:val="1260"/>
        </w:trPr>
        <w:tc>
          <w:tcPr>
            <w:tcW w:w="569" w:type="dxa"/>
            <w:vMerge/>
            <w:vAlign w:val="center"/>
          </w:tcPr>
          <w:p w14:paraId="05274149" w14:textId="77777777" w:rsidR="004558F8" w:rsidRPr="00C61419" w:rsidRDefault="004558F8" w:rsidP="00A055DC">
            <w:pPr>
              <w:jc w:val="center"/>
              <w:rPr>
                <w:sz w:val="18"/>
                <w:szCs w:val="18"/>
                <w:lang w:val="en-GB"/>
              </w:rPr>
            </w:pPr>
          </w:p>
        </w:tc>
        <w:tc>
          <w:tcPr>
            <w:tcW w:w="1278" w:type="dxa"/>
            <w:vMerge/>
          </w:tcPr>
          <w:p w14:paraId="4E004B7C" w14:textId="77777777" w:rsidR="004558F8" w:rsidRPr="00C61419" w:rsidRDefault="004558F8" w:rsidP="00A055DC">
            <w:pPr>
              <w:jc w:val="right"/>
              <w:rPr>
                <w:b/>
                <w:smallCaps/>
                <w:sz w:val="18"/>
                <w:szCs w:val="18"/>
                <w:lang w:val="en-GB"/>
              </w:rPr>
            </w:pPr>
          </w:p>
        </w:tc>
        <w:tc>
          <w:tcPr>
            <w:tcW w:w="1419" w:type="dxa"/>
          </w:tcPr>
          <w:p w14:paraId="7C5CB633" w14:textId="77777777" w:rsidR="004558F8" w:rsidRPr="00C61419" w:rsidRDefault="004558F8" w:rsidP="00A055DC">
            <w:pPr>
              <w:jc w:val="right"/>
              <w:rPr>
                <w:b/>
                <w:sz w:val="18"/>
                <w:szCs w:val="18"/>
                <w:lang w:val="en-GB"/>
              </w:rPr>
            </w:pPr>
            <w:r w:rsidRPr="00C61419">
              <w:rPr>
                <w:b/>
                <w:sz w:val="18"/>
                <w:szCs w:val="18"/>
                <w:lang w:val="en-GB"/>
              </w:rPr>
              <w:t xml:space="preserve">Physical </w:t>
            </w:r>
            <w:r w:rsidRPr="00C61419">
              <w:rPr>
                <w:b/>
                <w:sz w:val="18"/>
                <w:szCs w:val="18"/>
                <w:lang w:val="en-GB"/>
              </w:rPr>
              <w:br/>
              <w:t xml:space="preserve">quantities </w:t>
            </w:r>
          </w:p>
        </w:tc>
        <w:tc>
          <w:tcPr>
            <w:tcW w:w="5522" w:type="dxa"/>
          </w:tcPr>
          <w:p w14:paraId="0BC6C0C9" w14:textId="77777777" w:rsidR="004558F8" w:rsidRPr="00C61419" w:rsidRDefault="004558F8" w:rsidP="00A055DC">
            <w:pPr>
              <w:ind w:firstLine="33"/>
              <w:rPr>
                <w:sz w:val="18"/>
                <w:szCs w:val="18"/>
                <w:lang w:val="en-GB"/>
              </w:rPr>
            </w:pPr>
            <w:r w:rsidRPr="00C61419">
              <w:rPr>
                <w:sz w:val="18"/>
                <w:szCs w:val="18"/>
                <w:lang w:val="en-GB"/>
              </w:rPr>
              <w:t>Involved physical quantities:</w:t>
            </w:r>
          </w:p>
          <w:p w14:paraId="62DE950B" w14:textId="77777777" w:rsidR="004558F8" w:rsidRPr="00C61419" w:rsidRDefault="004558F8" w:rsidP="004558F8">
            <w:pPr>
              <w:pStyle w:val="Listenabsatz"/>
              <w:numPr>
                <w:ilvl w:val="0"/>
                <w:numId w:val="20"/>
              </w:numPr>
              <w:spacing w:before="0" w:after="0"/>
              <w:contextualSpacing/>
              <w:jc w:val="left"/>
              <w:rPr>
                <w:sz w:val="18"/>
                <w:szCs w:val="18"/>
                <w:lang w:val="en-GB"/>
              </w:rPr>
            </w:pPr>
            <w:r w:rsidRPr="00C61419">
              <w:rPr>
                <w:sz w:val="18"/>
                <w:szCs w:val="18"/>
                <w:lang w:val="en-GB"/>
              </w:rPr>
              <w:t>flow field</w:t>
            </w:r>
          </w:p>
          <w:p w14:paraId="10089F6A" w14:textId="77777777" w:rsidR="004558F8" w:rsidRPr="00C61419" w:rsidRDefault="004558F8" w:rsidP="004558F8">
            <w:pPr>
              <w:pStyle w:val="Listenabsatz"/>
              <w:numPr>
                <w:ilvl w:val="0"/>
                <w:numId w:val="20"/>
              </w:numPr>
              <w:spacing w:before="0" w:after="0"/>
              <w:contextualSpacing/>
              <w:jc w:val="left"/>
              <w:rPr>
                <w:sz w:val="18"/>
                <w:szCs w:val="18"/>
                <w:lang w:val="en-GB"/>
              </w:rPr>
            </w:pPr>
            <w:r w:rsidRPr="00C61419">
              <w:rPr>
                <w:sz w:val="18"/>
                <w:szCs w:val="18"/>
                <w:lang w:val="en-GB"/>
              </w:rPr>
              <w:t>density</w:t>
            </w:r>
          </w:p>
          <w:p w14:paraId="35D865DF" w14:textId="77777777" w:rsidR="004558F8" w:rsidRPr="00C61419" w:rsidRDefault="004558F8" w:rsidP="004558F8">
            <w:pPr>
              <w:pStyle w:val="Listenabsatz"/>
              <w:numPr>
                <w:ilvl w:val="0"/>
                <w:numId w:val="20"/>
              </w:numPr>
              <w:spacing w:before="0" w:after="0"/>
              <w:contextualSpacing/>
              <w:jc w:val="left"/>
              <w:rPr>
                <w:sz w:val="18"/>
                <w:szCs w:val="18"/>
                <w:lang w:val="en-GB"/>
              </w:rPr>
            </w:pPr>
            <w:r w:rsidRPr="00C61419">
              <w:rPr>
                <w:sz w:val="18"/>
                <w:szCs w:val="18"/>
                <w:lang w:val="en-GB"/>
              </w:rPr>
              <w:t>pressure</w:t>
            </w:r>
          </w:p>
          <w:p w14:paraId="57635E17" w14:textId="77777777" w:rsidR="004558F8" w:rsidRPr="00C61419" w:rsidRDefault="004558F8" w:rsidP="004558F8">
            <w:pPr>
              <w:pStyle w:val="Listenabsatz"/>
              <w:numPr>
                <w:ilvl w:val="0"/>
                <w:numId w:val="20"/>
              </w:numPr>
              <w:spacing w:before="0" w:after="0"/>
              <w:contextualSpacing/>
              <w:jc w:val="left"/>
              <w:rPr>
                <w:sz w:val="18"/>
                <w:szCs w:val="18"/>
                <w:lang w:val="en-GB"/>
              </w:rPr>
            </w:pPr>
            <w:r w:rsidRPr="00C61419">
              <w:rPr>
                <w:sz w:val="18"/>
                <w:szCs w:val="18"/>
                <w:lang w:val="en-GB"/>
              </w:rPr>
              <w:t>temperature</w:t>
            </w:r>
          </w:p>
          <w:p w14:paraId="49C8F6F9" w14:textId="77777777" w:rsidR="000D3114" w:rsidRPr="00C61419" w:rsidRDefault="000D3114" w:rsidP="000D3114">
            <w:pPr>
              <w:spacing w:before="0" w:after="0"/>
              <w:contextualSpacing/>
              <w:jc w:val="left"/>
              <w:rPr>
                <w:sz w:val="18"/>
                <w:szCs w:val="18"/>
                <w:lang w:val="en-GB"/>
              </w:rPr>
            </w:pPr>
          </w:p>
        </w:tc>
      </w:tr>
      <w:tr w:rsidR="004558F8" w:rsidRPr="00C61419" w14:paraId="2835C023" w14:textId="77777777" w:rsidTr="00FC0C34">
        <w:trPr>
          <w:cantSplit/>
          <w:trHeight w:val="441"/>
        </w:trPr>
        <w:tc>
          <w:tcPr>
            <w:tcW w:w="569" w:type="dxa"/>
            <w:vMerge w:val="restart"/>
            <w:vAlign w:val="center"/>
          </w:tcPr>
          <w:p w14:paraId="47E5BB66" w14:textId="5BE354C4" w:rsidR="004558F8" w:rsidRPr="00C61419" w:rsidRDefault="004558F8" w:rsidP="00A055DC">
            <w:pPr>
              <w:jc w:val="center"/>
              <w:rPr>
                <w:sz w:val="18"/>
                <w:szCs w:val="18"/>
                <w:lang w:val="en-GB"/>
              </w:rPr>
            </w:pPr>
            <w:r w:rsidRPr="00C61419">
              <w:rPr>
                <w:sz w:val="18"/>
                <w:szCs w:val="18"/>
                <w:lang w:val="en-GB"/>
              </w:rPr>
              <w:t>2.4</w:t>
            </w:r>
          </w:p>
        </w:tc>
        <w:tc>
          <w:tcPr>
            <w:tcW w:w="1278" w:type="dxa"/>
            <w:vMerge w:val="restart"/>
            <w:vAlign w:val="center"/>
          </w:tcPr>
          <w:p w14:paraId="53530BE6" w14:textId="77777777" w:rsidR="004558F8" w:rsidRPr="00C61419" w:rsidRDefault="004558F8" w:rsidP="00A055DC">
            <w:pPr>
              <w:rPr>
                <w:b/>
                <w:smallCaps/>
                <w:sz w:val="18"/>
                <w:szCs w:val="18"/>
                <w:lang w:val="en-GB"/>
              </w:rPr>
            </w:pPr>
            <w:r w:rsidRPr="00C61419">
              <w:rPr>
                <w:b/>
                <w:smallCaps/>
                <w:sz w:val="18"/>
                <w:szCs w:val="18"/>
                <w:lang w:val="en-GB"/>
              </w:rPr>
              <w:t>Materials relations</w:t>
            </w:r>
          </w:p>
          <w:p w14:paraId="33FC5A36" w14:textId="77777777" w:rsidR="004558F8" w:rsidRPr="00C61419" w:rsidRDefault="004558F8" w:rsidP="00A055DC">
            <w:pPr>
              <w:jc w:val="center"/>
              <w:rPr>
                <w:b/>
                <w:smallCaps/>
                <w:sz w:val="18"/>
                <w:szCs w:val="18"/>
                <w:lang w:val="en-GB"/>
              </w:rPr>
            </w:pPr>
          </w:p>
        </w:tc>
        <w:tc>
          <w:tcPr>
            <w:tcW w:w="1419" w:type="dxa"/>
          </w:tcPr>
          <w:p w14:paraId="731D936B" w14:textId="77777777" w:rsidR="004558F8" w:rsidRPr="00C61419" w:rsidRDefault="004558F8" w:rsidP="00A055DC">
            <w:pPr>
              <w:jc w:val="right"/>
              <w:rPr>
                <w:sz w:val="18"/>
                <w:szCs w:val="18"/>
                <w:lang w:val="en-GB"/>
              </w:rPr>
            </w:pPr>
            <w:r w:rsidRPr="00C61419">
              <w:rPr>
                <w:b/>
                <w:sz w:val="18"/>
                <w:szCs w:val="18"/>
                <w:lang w:val="en-GB"/>
              </w:rPr>
              <w:t>Relation</w:t>
            </w:r>
          </w:p>
        </w:tc>
        <w:tc>
          <w:tcPr>
            <w:tcW w:w="5522" w:type="dxa"/>
          </w:tcPr>
          <w:p w14:paraId="50AD6CDA" w14:textId="77777777" w:rsidR="004558F8" w:rsidRPr="00C61419" w:rsidRDefault="004558F8" w:rsidP="00A055DC">
            <w:pPr>
              <w:pStyle w:val="Kommentartext"/>
              <w:rPr>
                <w:sz w:val="18"/>
                <w:szCs w:val="18"/>
                <w:lang w:val="en-GB"/>
              </w:rPr>
            </w:pPr>
            <w:r w:rsidRPr="00C61419">
              <w:rPr>
                <w:sz w:val="18"/>
                <w:szCs w:val="18"/>
                <w:lang w:val="en-GB"/>
              </w:rPr>
              <w:t xml:space="preserve">Simulations </w:t>
            </w:r>
            <w:proofErr w:type="gramStart"/>
            <w:r w:rsidRPr="00C61419">
              <w:rPr>
                <w:sz w:val="18"/>
                <w:szCs w:val="18"/>
                <w:lang w:val="en-GB"/>
              </w:rPr>
              <w:t>should be performed</w:t>
            </w:r>
            <w:proofErr w:type="gramEnd"/>
            <w:r w:rsidRPr="00C61419">
              <w:rPr>
                <w:sz w:val="18"/>
                <w:szCs w:val="18"/>
                <w:lang w:val="en-GB"/>
              </w:rPr>
              <w:t xml:space="preserve"> in air.</w:t>
            </w:r>
          </w:p>
        </w:tc>
      </w:tr>
      <w:tr w:rsidR="004558F8" w:rsidRPr="00C61419" w14:paraId="24CB4DCA" w14:textId="77777777" w:rsidTr="00FC0C34">
        <w:trPr>
          <w:cantSplit/>
          <w:trHeight w:val="1267"/>
        </w:trPr>
        <w:tc>
          <w:tcPr>
            <w:tcW w:w="569" w:type="dxa"/>
            <w:vMerge/>
            <w:vAlign w:val="center"/>
          </w:tcPr>
          <w:p w14:paraId="3118C97F" w14:textId="77777777" w:rsidR="004558F8" w:rsidRPr="00C61419" w:rsidRDefault="004558F8" w:rsidP="00A055DC">
            <w:pPr>
              <w:jc w:val="center"/>
              <w:rPr>
                <w:sz w:val="18"/>
                <w:szCs w:val="18"/>
                <w:lang w:val="en-GB"/>
              </w:rPr>
            </w:pPr>
          </w:p>
        </w:tc>
        <w:tc>
          <w:tcPr>
            <w:tcW w:w="1278" w:type="dxa"/>
            <w:vMerge/>
          </w:tcPr>
          <w:p w14:paraId="1EF6CB41" w14:textId="77777777" w:rsidR="004558F8" w:rsidRPr="00C61419" w:rsidRDefault="004558F8" w:rsidP="00A055DC">
            <w:pPr>
              <w:jc w:val="right"/>
              <w:rPr>
                <w:b/>
                <w:smallCaps/>
                <w:sz w:val="18"/>
                <w:szCs w:val="18"/>
                <w:lang w:val="en-GB"/>
              </w:rPr>
            </w:pPr>
          </w:p>
        </w:tc>
        <w:tc>
          <w:tcPr>
            <w:tcW w:w="1419" w:type="dxa"/>
          </w:tcPr>
          <w:p w14:paraId="7CE04657" w14:textId="77777777" w:rsidR="004558F8" w:rsidRPr="00C61419" w:rsidRDefault="004558F8" w:rsidP="00A055DC">
            <w:pPr>
              <w:rPr>
                <w:b/>
                <w:sz w:val="18"/>
                <w:szCs w:val="18"/>
                <w:lang w:val="en-GB"/>
              </w:rPr>
            </w:pPr>
            <w:r w:rsidRPr="00C61419">
              <w:rPr>
                <w:b/>
                <w:sz w:val="18"/>
                <w:szCs w:val="18"/>
                <w:lang w:val="en-GB"/>
              </w:rPr>
              <w:t>Physical quantities/</w:t>
            </w:r>
          </w:p>
          <w:p w14:paraId="42F76D9E" w14:textId="77777777" w:rsidR="004558F8" w:rsidRPr="00C61419" w:rsidRDefault="004558F8" w:rsidP="00A055DC">
            <w:pPr>
              <w:rPr>
                <w:b/>
                <w:sz w:val="18"/>
                <w:szCs w:val="18"/>
                <w:lang w:val="en-GB"/>
              </w:rPr>
            </w:pPr>
            <w:r w:rsidRPr="00C61419">
              <w:rPr>
                <w:b/>
                <w:sz w:val="18"/>
                <w:szCs w:val="18"/>
                <w:lang w:val="en-GB"/>
              </w:rPr>
              <w:t>descriptors for each  MR</w:t>
            </w:r>
          </w:p>
        </w:tc>
        <w:tc>
          <w:tcPr>
            <w:tcW w:w="5522" w:type="dxa"/>
          </w:tcPr>
          <w:p w14:paraId="76A11023" w14:textId="77777777" w:rsidR="004558F8" w:rsidRPr="00C61419" w:rsidRDefault="004558F8" w:rsidP="00A055DC">
            <w:pPr>
              <w:rPr>
                <w:sz w:val="18"/>
                <w:szCs w:val="18"/>
                <w:lang w:val="en-GB"/>
              </w:rPr>
            </w:pPr>
          </w:p>
          <w:p w14:paraId="1BF518F6" w14:textId="77777777" w:rsidR="004558F8" w:rsidRPr="00C61419" w:rsidRDefault="004558F8" w:rsidP="00A055DC">
            <w:pPr>
              <w:rPr>
                <w:sz w:val="18"/>
                <w:szCs w:val="18"/>
                <w:lang w:val="en-GB"/>
              </w:rPr>
            </w:pPr>
            <w:r w:rsidRPr="00C61419">
              <w:rPr>
                <w:sz w:val="18"/>
                <w:szCs w:val="18"/>
                <w:lang w:val="en-GB"/>
              </w:rPr>
              <w:t>Not applicable</w:t>
            </w:r>
          </w:p>
        </w:tc>
      </w:tr>
      <w:tr w:rsidR="004558F8" w:rsidRPr="00C61419" w14:paraId="5A6512EC" w14:textId="77777777" w:rsidTr="00FC0C34">
        <w:trPr>
          <w:cantSplit/>
          <w:trHeight w:val="403"/>
        </w:trPr>
        <w:tc>
          <w:tcPr>
            <w:tcW w:w="569" w:type="dxa"/>
            <w:vAlign w:val="center"/>
          </w:tcPr>
          <w:p w14:paraId="26740F9B" w14:textId="77777777" w:rsidR="004558F8" w:rsidRPr="00C61419" w:rsidRDefault="004558F8" w:rsidP="00A055DC">
            <w:pPr>
              <w:jc w:val="center"/>
              <w:rPr>
                <w:sz w:val="18"/>
                <w:szCs w:val="18"/>
                <w:lang w:val="en-GB"/>
              </w:rPr>
            </w:pPr>
            <w:r w:rsidRPr="00C61419">
              <w:rPr>
                <w:sz w:val="18"/>
                <w:szCs w:val="18"/>
                <w:lang w:val="en-GB"/>
              </w:rPr>
              <w:t>2.5</w:t>
            </w:r>
          </w:p>
        </w:tc>
        <w:tc>
          <w:tcPr>
            <w:tcW w:w="1278" w:type="dxa"/>
          </w:tcPr>
          <w:p w14:paraId="4D878340" w14:textId="77777777" w:rsidR="004558F8" w:rsidRPr="00C61419" w:rsidRDefault="004558F8" w:rsidP="00A055DC">
            <w:pPr>
              <w:jc w:val="right"/>
              <w:rPr>
                <w:b/>
                <w:sz w:val="18"/>
                <w:szCs w:val="18"/>
                <w:lang w:val="en-GB"/>
              </w:rPr>
            </w:pPr>
            <w:r w:rsidRPr="00C61419">
              <w:rPr>
                <w:b/>
                <w:smallCaps/>
                <w:sz w:val="18"/>
                <w:szCs w:val="18"/>
                <w:lang w:val="en-GB"/>
              </w:rPr>
              <w:t>Physics formulation of the conditions</w:t>
            </w:r>
          </w:p>
        </w:tc>
        <w:tc>
          <w:tcPr>
            <w:tcW w:w="6941" w:type="dxa"/>
            <w:gridSpan w:val="2"/>
          </w:tcPr>
          <w:p w14:paraId="62C31533" w14:textId="77777777" w:rsidR="004558F8" w:rsidRPr="00C61419" w:rsidRDefault="004558F8" w:rsidP="00A055DC">
            <w:pPr>
              <w:rPr>
                <w:sz w:val="18"/>
                <w:szCs w:val="18"/>
                <w:lang w:val="en-GB"/>
              </w:rPr>
            </w:pPr>
          </w:p>
          <w:p w14:paraId="71113565" w14:textId="77777777" w:rsidR="004558F8" w:rsidRPr="00C61419" w:rsidRDefault="004558F8" w:rsidP="00A055DC">
            <w:pPr>
              <w:rPr>
                <w:sz w:val="18"/>
                <w:szCs w:val="18"/>
                <w:lang w:val="en-GB"/>
              </w:rPr>
            </w:pPr>
          </w:p>
          <w:p w14:paraId="3C3A44CD" w14:textId="77777777" w:rsidR="004558F8" w:rsidRPr="00C61419" w:rsidRDefault="004558F8" w:rsidP="00A055DC">
            <w:pPr>
              <w:rPr>
                <w:sz w:val="18"/>
                <w:szCs w:val="18"/>
                <w:lang w:val="en-GB"/>
              </w:rPr>
            </w:pPr>
            <w:r w:rsidRPr="00C61419">
              <w:rPr>
                <w:sz w:val="18"/>
                <w:szCs w:val="18"/>
                <w:lang w:val="en-GB"/>
              </w:rPr>
              <w:t>Not applicable</w:t>
            </w:r>
          </w:p>
          <w:p w14:paraId="226E2F89" w14:textId="77777777" w:rsidR="004558F8" w:rsidRPr="00C61419" w:rsidRDefault="004558F8" w:rsidP="00A055DC">
            <w:pPr>
              <w:rPr>
                <w:sz w:val="18"/>
                <w:szCs w:val="18"/>
                <w:lang w:val="en-GB"/>
              </w:rPr>
            </w:pPr>
          </w:p>
          <w:p w14:paraId="7822640C" w14:textId="77777777" w:rsidR="004558F8" w:rsidRPr="00C61419" w:rsidRDefault="004558F8" w:rsidP="00A055DC">
            <w:pPr>
              <w:rPr>
                <w:i/>
                <w:color w:val="808080" w:themeColor="background1" w:themeShade="80"/>
                <w:sz w:val="18"/>
                <w:szCs w:val="18"/>
                <w:lang w:val="en-GB"/>
              </w:rPr>
            </w:pPr>
          </w:p>
        </w:tc>
      </w:tr>
      <w:tr w:rsidR="004558F8" w:rsidRPr="00C61419" w14:paraId="6F38195E" w14:textId="77777777" w:rsidTr="00FC0C34">
        <w:trPr>
          <w:cantSplit/>
          <w:trHeight w:val="403"/>
        </w:trPr>
        <w:tc>
          <w:tcPr>
            <w:tcW w:w="569" w:type="dxa"/>
            <w:vAlign w:val="center"/>
          </w:tcPr>
          <w:p w14:paraId="7293DD98" w14:textId="3B37CE93" w:rsidR="004558F8" w:rsidRPr="00C61419" w:rsidRDefault="004558F8" w:rsidP="00A055DC">
            <w:pPr>
              <w:jc w:val="center"/>
              <w:rPr>
                <w:sz w:val="18"/>
                <w:szCs w:val="18"/>
                <w:lang w:val="en-GB"/>
              </w:rPr>
            </w:pPr>
            <w:r w:rsidRPr="00C61419">
              <w:rPr>
                <w:sz w:val="18"/>
                <w:szCs w:val="18"/>
                <w:lang w:val="en-GB"/>
              </w:rPr>
              <w:t>2.6</w:t>
            </w:r>
          </w:p>
        </w:tc>
        <w:tc>
          <w:tcPr>
            <w:tcW w:w="1278" w:type="dxa"/>
          </w:tcPr>
          <w:p w14:paraId="2DA905B5" w14:textId="77777777" w:rsidR="004558F8" w:rsidRPr="00C61419" w:rsidRDefault="004558F8" w:rsidP="00A055DC">
            <w:pPr>
              <w:jc w:val="right"/>
              <w:rPr>
                <w:b/>
                <w:sz w:val="18"/>
                <w:szCs w:val="18"/>
                <w:lang w:val="en-GB"/>
              </w:rPr>
            </w:pPr>
            <w:r w:rsidRPr="00C61419">
              <w:rPr>
                <w:b/>
                <w:smallCaps/>
                <w:sz w:val="18"/>
                <w:szCs w:val="18"/>
                <w:lang w:val="en-GB"/>
              </w:rPr>
              <w:t>Simulated input</w:t>
            </w:r>
          </w:p>
        </w:tc>
        <w:tc>
          <w:tcPr>
            <w:tcW w:w="6941" w:type="dxa"/>
            <w:gridSpan w:val="2"/>
          </w:tcPr>
          <w:p w14:paraId="484CC366" w14:textId="77777777" w:rsidR="004558F8" w:rsidRPr="00C61419" w:rsidRDefault="004558F8" w:rsidP="00A055DC">
            <w:pPr>
              <w:rPr>
                <w:sz w:val="18"/>
                <w:szCs w:val="18"/>
                <w:lang w:val="en-GB"/>
              </w:rPr>
            </w:pPr>
            <w:r w:rsidRPr="00C61419">
              <w:rPr>
                <w:sz w:val="18"/>
                <w:szCs w:val="18"/>
                <w:lang w:val="en-GB"/>
              </w:rPr>
              <w:t>The simulated input is provided by IUAV</w:t>
            </w:r>
          </w:p>
          <w:p w14:paraId="43F1074E" w14:textId="77777777" w:rsidR="004558F8" w:rsidRPr="00C61419" w:rsidRDefault="004558F8" w:rsidP="004558F8">
            <w:pPr>
              <w:pStyle w:val="Listenabsatz"/>
              <w:numPr>
                <w:ilvl w:val="0"/>
                <w:numId w:val="21"/>
              </w:numPr>
              <w:spacing w:before="0" w:after="0"/>
              <w:contextualSpacing/>
              <w:jc w:val="left"/>
              <w:rPr>
                <w:sz w:val="18"/>
                <w:szCs w:val="18"/>
                <w:lang w:val="en-GB"/>
              </w:rPr>
            </w:pPr>
            <w:r w:rsidRPr="00C61419">
              <w:rPr>
                <w:sz w:val="18"/>
                <w:szCs w:val="18"/>
                <w:lang w:val="en-GB"/>
              </w:rPr>
              <w:t>Geometries (room)</w:t>
            </w:r>
          </w:p>
          <w:p w14:paraId="10B220B8" w14:textId="77777777" w:rsidR="004558F8" w:rsidRPr="00C61419" w:rsidRDefault="004558F8" w:rsidP="004558F8">
            <w:pPr>
              <w:pStyle w:val="Listenabsatz"/>
              <w:numPr>
                <w:ilvl w:val="0"/>
                <w:numId w:val="21"/>
              </w:numPr>
              <w:spacing w:before="0" w:after="0"/>
              <w:contextualSpacing/>
              <w:jc w:val="left"/>
              <w:rPr>
                <w:sz w:val="18"/>
                <w:szCs w:val="18"/>
                <w:lang w:val="en-GB"/>
              </w:rPr>
            </w:pPr>
            <w:r w:rsidRPr="00C61419">
              <w:rPr>
                <w:sz w:val="18"/>
                <w:szCs w:val="18"/>
                <w:lang w:val="en-GB"/>
              </w:rPr>
              <w:t>Openings (doors, windows, HVAC system)</w:t>
            </w:r>
          </w:p>
          <w:p w14:paraId="024E8933" w14:textId="77777777" w:rsidR="004558F8" w:rsidRPr="00C61419" w:rsidRDefault="004558F8" w:rsidP="004558F8">
            <w:pPr>
              <w:pStyle w:val="Listenabsatz"/>
              <w:numPr>
                <w:ilvl w:val="0"/>
                <w:numId w:val="21"/>
              </w:numPr>
              <w:spacing w:before="0" w:after="0"/>
              <w:contextualSpacing/>
              <w:jc w:val="left"/>
              <w:rPr>
                <w:sz w:val="18"/>
                <w:szCs w:val="18"/>
                <w:lang w:val="en-GB"/>
              </w:rPr>
            </w:pPr>
            <w:r w:rsidRPr="00C61419">
              <w:rPr>
                <w:sz w:val="18"/>
                <w:szCs w:val="18"/>
                <w:lang w:val="en-GB"/>
              </w:rPr>
              <w:t>Conditions (temperature, humidity)</w:t>
            </w:r>
          </w:p>
          <w:p w14:paraId="1C9DDD1B" w14:textId="77777777" w:rsidR="000D3114" w:rsidRPr="00C61419" w:rsidRDefault="000D3114" w:rsidP="000D3114">
            <w:pPr>
              <w:spacing w:before="0" w:after="0"/>
              <w:ind w:left="360"/>
              <w:contextualSpacing/>
              <w:jc w:val="left"/>
              <w:rPr>
                <w:sz w:val="18"/>
                <w:szCs w:val="18"/>
                <w:lang w:val="en-GB"/>
              </w:rPr>
            </w:pPr>
          </w:p>
        </w:tc>
      </w:tr>
    </w:tbl>
    <w:p w14:paraId="56320CB4" w14:textId="77777777" w:rsidR="004558F8" w:rsidRPr="00C61419" w:rsidRDefault="004558F8" w:rsidP="004558F8">
      <w:pPr>
        <w:spacing w:after="0"/>
        <w:rPr>
          <w:sz w:val="18"/>
          <w:lang w:val="en-GB"/>
        </w:rPr>
      </w:pPr>
    </w:p>
    <w:p w14:paraId="591E4269" w14:textId="5D7C718E" w:rsidR="0040302E" w:rsidRPr="00C61419" w:rsidRDefault="0040302E">
      <w:pPr>
        <w:spacing w:before="0" w:after="0"/>
        <w:jc w:val="left"/>
        <w:rPr>
          <w:sz w:val="18"/>
          <w:lang w:val="en-GB"/>
        </w:rPr>
      </w:pPr>
      <w:r w:rsidRPr="00C61419">
        <w:rPr>
          <w:sz w:val="18"/>
          <w:lang w:val="en-GB"/>
        </w:rPr>
        <w:br w:type="page"/>
      </w:r>
    </w:p>
    <w:p w14:paraId="0A1D3133" w14:textId="77777777" w:rsidR="004558F8" w:rsidRPr="00C61419" w:rsidRDefault="004558F8" w:rsidP="004558F8">
      <w:pPr>
        <w:spacing w:after="0"/>
        <w:rPr>
          <w:sz w:val="18"/>
          <w:lang w:val="en-GB"/>
        </w:rPr>
      </w:pPr>
    </w:p>
    <w:p w14:paraId="41D51535" w14:textId="198D583F" w:rsidR="004558F8" w:rsidRPr="00C61419" w:rsidRDefault="004558F8" w:rsidP="004558F8">
      <w:pPr>
        <w:spacing w:after="0"/>
        <w:rPr>
          <w:sz w:val="18"/>
          <w:lang w:val="en-GB"/>
        </w:rPr>
      </w:pPr>
    </w:p>
    <w:tbl>
      <w:tblPr>
        <w:tblStyle w:val="TableGridLight1"/>
        <w:tblW w:w="4865" w:type="pct"/>
        <w:tblInd w:w="250" w:type="dxa"/>
        <w:tblLayout w:type="fixed"/>
        <w:tblLook w:val="04A0" w:firstRow="1" w:lastRow="0" w:firstColumn="1" w:lastColumn="0" w:noHBand="0" w:noVBand="1"/>
      </w:tblPr>
      <w:tblGrid>
        <w:gridCol w:w="590"/>
        <w:gridCol w:w="1765"/>
        <w:gridCol w:w="1472"/>
        <w:gridCol w:w="5541"/>
      </w:tblGrid>
      <w:tr w:rsidR="004558F8" w:rsidRPr="00C61419" w14:paraId="72A05490" w14:textId="77777777" w:rsidTr="00FC0C34">
        <w:trPr>
          <w:cantSplit/>
        </w:trPr>
        <w:tc>
          <w:tcPr>
            <w:tcW w:w="561" w:type="dxa"/>
            <w:shd w:val="clear" w:color="auto" w:fill="339933"/>
            <w:vAlign w:val="center"/>
          </w:tcPr>
          <w:p w14:paraId="269B73BD" w14:textId="77777777" w:rsidR="004558F8" w:rsidRPr="00C61419" w:rsidRDefault="004558F8" w:rsidP="00A055DC">
            <w:pPr>
              <w:spacing w:after="60"/>
              <w:jc w:val="center"/>
              <w:rPr>
                <w:b/>
                <w:szCs w:val="18"/>
                <w:lang w:val="en-GB"/>
              </w:rPr>
            </w:pPr>
            <w:r w:rsidRPr="00C61419">
              <w:rPr>
                <w:b/>
                <w:szCs w:val="18"/>
                <w:lang w:val="en-GB"/>
              </w:rPr>
              <w:t>3</w:t>
            </w:r>
          </w:p>
        </w:tc>
        <w:tc>
          <w:tcPr>
            <w:tcW w:w="8337" w:type="dxa"/>
            <w:gridSpan w:val="3"/>
            <w:shd w:val="clear" w:color="auto" w:fill="339933"/>
          </w:tcPr>
          <w:p w14:paraId="34B3D933" w14:textId="5E7F25CD" w:rsidR="004558F8" w:rsidRPr="00C61419" w:rsidRDefault="00290FB4" w:rsidP="00A055DC">
            <w:pPr>
              <w:spacing w:after="60"/>
              <w:rPr>
                <w:b/>
                <w:i/>
                <w:smallCaps/>
                <w:szCs w:val="18"/>
                <w:lang w:val="en-GB"/>
              </w:rPr>
            </w:pPr>
            <w:r w:rsidRPr="00C61419">
              <w:rPr>
                <w:i/>
                <w:noProof/>
                <w:color w:val="808080" w:themeColor="background1" w:themeShade="80"/>
                <w:sz w:val="18"/>
                <w:szCs w:val="18"/>
                <w:lang w:val="en-GB" w:eastAsia="de-DE"/>
              </w:rPr>
              <mc:AlternateContent>
                <mc:Choice Requires="wps">
                  <w:drawing>
                    <wp:anchor distT="0" distB="0" distL="114300" distR="114300" simplePos="0" relativeHeight="251673600" behindDoc="0" locked="0" layoutInCell="1" allowOverlap="1" wp14:anchorId="7F5BE74C" wp14:editId="2195D1B6">
                      <wp:simplePos x="0" y="0"/>
                      <wp:positionH relativeFrom="column">
                        <wp:posOffset>4981851</wp:posOffset>
                      </wp:positionH>
                      <wp:positionV relativeFrom="paragraph">
                        <wp:posOffset>-204691</wp:posOffset>
                      </wp:positionV>
                      <wp:extent cx="447675" cy="452120"/>
                      <wp:effectExtent l="0" t="0" r="28575" b="24130"/>
                      <wp:wrapNone/>
                      <wp:docPr id="61" name="Oval 28"/>
                      <wp:cNvGraphicFramePr/>
                      <a:graphic xmlns:a="http://schemas.openxmlformats.org/drawingml/2006/main">
                        <a:graphicData uri="http://schemas.microsoft.com/office/word/2010/wordprocessingShape">
                          <wps:wsp>
                            <wps:cNvSpPr/>
                            <wps:spPr>
                              <a:xfrm>
                                <a:off x="0" y="0"/>
                                <a:ext cx="447675" cy="452120"/>
                              </a:xfrm>
                              <a:prstGeom prst="ellipse">
                                <a:avLst/>
                              </a:prstGeom>
                              <a:solidFill>
                                <a:srgbClr val="339933"/>
                              </a:solidFill>
                              <a:ln>
                                <a:solidFill>
                                  <a:srgbClr val="00808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546C8323" id="Oval 28" o:spid="_x0000_s1026" style="position:absolute;margin-left:392.25pt;margin-top:-16.1pt;width:35.25pt;height:3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" fillcolor="#393" strokecolor="teal" strokeweight="2pt"/>
                  </w:pict>
                </mc:Fallback>
              </mc:AlternateContent>
            </w:r>
            <w:r w:rsidR="004558F8" w:rsidRPr="00C61419">
              <w:rPr>
                <w:b/>
                <w:smallCaps/>
                <w:szCs w:val="18"/>
                <w:lang w:val="en-GB"/>
              </w:rPr>
              <w:t xml:space="preserve">Solver and Computational translation of the specifications </w:t>
            </w:r>
          </w:p>
        </w:tc>
      </w:tr>
      <w:tr w:rsidR="004558F8" w:rsidRPr="00C61419" w14:paraId="179B3DA3" w14:textId="77777777" w:rsidTr="00FC0C34">
        <w:trPr>
          <w:cantSplit/>
        </w:trPr>
        <w:tc>
          <w:tcPr>
            <w:tcW w:w="561" w:type="dxa"/>
            <w:vAlign w:val="center"/>
          </w:tcPr>
          <w:p w14:paraId="0BD90CC1" w14:textId="77777777" w:rsidR="004558F8" w:rsidRPr="00C61419" w:rsidRDefault="004558F8" w:rsidP="00A055DC">
            <w:pPr>
              <w:jc w:val="center"/>
              <w:rPr>
                <w:b/>
                <w:sz w:val="18"/>
                <w:szCs w:val="18"/>
                <w:lang w:val="en-GB"/>
              </w:rPr>
            </w:pPr>
            <w:r w:rsidRPr="00C61419">
              <w:rPr>
                <w:b/>
                <w:sz w:val="18"/>
                <w:szCs w:val="18"/>
                <w:lang w:val="en-GB"/>
              </w:rPr>
              <w:t>3.1</w:t>
            </w:r>
          </w:p>
        </w:tc>
        <w:tc>
          <w:tcPr>
            <w:tcW w:w="1676" w:type="dxa"/>
            <w:vAlign w:val="center"/>
          </w:tcPr>
          <w:p w14:paraId="20CB0615" w14:textId="77777777" w:rsidR="004558F8" w:rsidRPr="00C61419" w:rsidRDefault="004558F8" w:rsidP="00A055DC">
            <w:pPr>
              <w:jc w:val="right"/>
              <w:rPr>
                <w:b/>
                <w:smallCaps/>
                <w:sz w:val="18"/>
                <w:szCs w:val="18"/>
                <w:lang w:val="en-GB"/>
              </w:rPr>
            </w:pPr>
            <w:r w:rsidRPr="00C61419">
              <w:rPr>
                <w:b/>
                <w:smallCaps/>
                <w:sz w:val="18"/>
                <w:szCs w:val="18"/>
                <w:lang w:val="en-GB"/>
              </w:rPr>
              <w:t>Numerical Solver</w:t>
            </w:r>
          </w:p>
        </w:tc>
        <w:tc>
          <w:tcPr>
            <w:tcW w:w="6661" w:type="dxa"/>
            <w:gridSpan w:val="2"/>
          </w:tcPr>
          <w:p w14:paraId="27B50F6C" w14:textId="77777777" w:rsidR="004558F8" w:rsidRPr="00C61419" w:rsidRDefault="004558F8" w:rsidP="00A055DC">
            <w:pPr>
              <w:rPr>
                <w:i/>
                <w:color w:val="808080" w:themeColor="background1" w:themeShade="80"/>
                <w:sz w:val="18"/>
                <w:szCs w:val="18"/>
                <w:lang w:val="en-GB"/>
              </w:rPr>
            </w:pPr>
          </w:p>
          <w:p w14:paraId="681D7A20" w14:textId="77777777" w:rsidR="004558F8" w:rsidRPr="00C61419" w:rsidRDefault="004558F8" w:rsidP="00A055DC">
            <w:pPr>
              <w:rPr>
                <w:sz w:val="18"/>
                <w:szCs w:val="18"/>
                <w:lang w:val="en-GB"/>
              </w:rPr>
            </w:pPr>
            <w:r w:rsidRPr="00C61419">
              <w:rPr>
                <w:sz w:val="18"/>
                <w:szCs w:val="18"/>
                <w:lang w:val="en-GB"/>
              </w:rPr>
              <w:t>COMSOL Solver</w:t>
            </w:r>
          </w:p>
          <w:p w14:paraId="4DE2F9F0" w14:textId="77777777" w:rsidR="004558F8" w:rsidRPr="00C61419" w:rsidRDefault="004558F8" w:rsidP="00A055DC">
            <w:pPr>
              <w:rPr>
                <w:sz w:val="18"/>
                <w:szCs w:val="18"/>
                <w:lang w:val="en-GB"/>
              </w:rPr>
            </w:pPr>
          </w:p>
        </w:tc>
      </w:tr>
      <w:tr w:rsidR="004558F8" w:rsidRPr="00C61419" w14:paraId="3F717DA1" w14:textId="77777777" w:rsidTr="00FC0C34">
        <w:trPr>
          <w:cantSplit/>
        </w:trPr>
        <w:tc>
          <w:tcPr>
            <w:tcW w:w="561" w:type="dxa"/>
            <w:vAlign w:val="center"/>
          </w:tcPr>
          <w:p w14:paraId="39985AB3" w14:textId="77777777" w:rsidR="004558F8" w:rsidRPr="00C61419" w:rsidRDefault="004558F8" w:rsidP="00A055DC">
            <w:pPr>
              <w:jc w:val="center"/>
              <w:rPr>
                <w:b/>
                <w:sz w:val="18"/>
                <w:szCs w:val="18"/>
                <w:lang w:val="en-GB"/>
              </w:rPr>
            </w:pPr>
            <w:r w:rsidRPr="00C61419">
              <w:rPr>
                <w:b/>
                <w:sz w:val="18"/>
                <w:szCs w:val="18"/>
                <w:lang w:val="en-GB"/>
              </w:rPr>
              <w:t>3.2</w:t>
            </w:r>
          </w:p>
        </w:tc>
        <w:tc>
          <w:tcPr>
            <w:tcW w:w="1676" w:type="dxa"/>
            <w:vAlign w:val="center"/>
          </w:tcPr>
          <w:p w14:paraId="24DC5F9E" w14:textId="77777777" w:rsidR="004558F8" w:rsidRPr="00C61419" w:rsidRDefault="004558F8" w:rsidP="00A055DC">
            <w:pPr>
              <w:jc w:val="right"/>
              <w:rPr>
                <w:b/>
                <w:smallCaps/>
                <w:sz w:val="18"/>
                <w:szCs w:val="18"/>
                <w:lang w:val="en-GB"/>
              </w:rPr>
            </w:pPr>
            <w:r w:rsidRPr="00C61419">
              <w:rPr>
                <w:b/>
                <w:smallCaps/>
                <w:sz w:val="18"/>
                <w:szCs w:val="18"/>
                <w:lang w:val="en-GB"/>
              </w:rPr>
              <w:t>Software tool</w:t>
            </w:r>
          </w:p>
        </w:tc>
        <w:tc>
          <w:tcPr>
            <w:tcW w:w="6661" w:type="dxa"/>
            <w:gridSpan w:val="2"/>
          </w:tcPr>
          <w:p w14:paraId="354CFB07" w14:textId="77777777" w:rsidR="004558F8" w:rsidRPr="00C61419" w:rsidRDefault="004558F8" w:rsidP="00A055DC">
            <w:pPr>
              <w:tabs>
                <w:tab w:val="left" w:pos="1365"/>
              </w:tabs>
              <w:rPr>
                <w:sz w:val="18"/>
                <w:szCs w:val="18"/>
                <w:lang w:val="en-GB"/>
              </w:rPr>
            </w:pPr>
          </w:p>
          <w:p w14:paraId="65471215" w14:textId="77777777" w:rsidR="004558F8" w:rsidRPr="00C61419" w:rsidRDefault="004558F8" w:rsidP="00A055DC">
            <w:pPr>
              <w:tabs>
                <w:tab w:val="left" w:pos="1365"/>
              </w:tabs>
              <w:rPr>
                <w:color w:val="808080" w:themeColor="background1" w:themeShade="80"/>
                <w:sz w:val="18"/>
                <w:szCs w:val="18"/>
                <w:lang w:val="en-GB"/>
              </w:rPr>
            </w:pPr>
            <w:r w:rsidRPr="00C61419">
              <w:rPr>
                <w:sz w:val="18"/>
                <w:szCs w:val="18"/>
                <w:lang w:val="en-GB"/>
              </w:rPr>
              <w:t xml:space="preserve">COMSOL </w:t>
            </w:r>
            <w:proofErr w:type="spellStart"/>
            <w:r w:rsidRPr="00C61419">
              <w:rPr>
                <w:sz w:val="18"/>
                <w:szCs w:val="18"/>
                <w:lang w:val="en-GB"/>
              </w:rPr>
              <w:t>Multiphysics</w:t>
            </w:r>
            <w:proofErr w:type="spellEnd"/>
            <w:r w:rsidRPr="00C61419">
              <w:rPr>
                <w:sz w:val="18"/>
                <w:szCs w:val="18"/>
                <w:lang w:val="en-GB"/>
              </w:rPr>
              <w:t xml:space="preserve"> 5.4</w:t>
            </w:r>
          </w:p>
          <w:p w14:paraId="728DA7F6" w14:textId="77777777" w:rsidR="004558F8" w:rsidRPr="00C61419" w:rsidRDefault="004558F8" w:rsidP="00A055DC">
            <w:pPr>
              <w:tabs>
                <w:tab w:val="left" w:pos="1365"/>
              </w:tabs>
              <w:rPr>
                <w:color w:val="808080" w:themeColor="background1" w:themeShade="80"/>
                <w:sz w:val="18"/>
                <w:szCs w:val="18"/>
                <w:lang w:val="en-GB"/>
              </w:rPr>
            </w:pPr>
          </w:p>
        </w:tc>
      </w:tr>
      <w:tr w:rsidR="004558F8" w:rsidRPr="00C61419" w14:paraId="60C90839" w14:textId="77777777" w:rsidTr="00FC0C34">
        <w:trPr>
          <w:cantSplit/>
        </w:trPr>
        <w:tc>
          <w:tcPr>
            <w:tcW w:w="561" w:type="dxa"/>
            <w:vAlign w:val="center"/>
          </w:tcPr>
          <w:p w14:paraId="7FED6DAA" w14:textId="77777777" w:rsidR="004558F8" w:rsidRPr="00C61419" w:rsidRDefault="004558F8" w:rsidP="00A055DC">
            <w:pPr>
              <w:jc w:val="center"/>
              <w:rPr>
                <w:b/>
                <w:sz w:val="18"/>
                <w:szCs w:val="18"/>
                <w:lang w:val="en-GB"/>
              </w:rPr>
            </w:pPr>
            <w:r w:rsidRPr="00C61419">
              <w:rPr>
                <w:b/>
                <w:sz w:val="18"/>
                <w:szCs w:val="18"/>
                <w:lang w:val="en-GB"/>
              </w:rPr>
              <w:t>3.3</w:t>
            </w:r>
          </w:p>
        </w:tc>
        <w:tc>
          <w:tcPr>
            <w:tcW w:w="1676" w:type="dxa"/>
            <w:vAlign w:val="center"/>
          </w:tcPr>
          <w:p w14:paraId="52950D57" w14:textId="77777777" w:rsidR="004558F8" w:rsidRPr="00C61419" w:rsidRDefault="004558F8" w:rsidP="00A055DC">
            <w:pPr>
              <w:jc w:val="right"/>
              <w:rPr>
                <w:b/>
                <w:smallCaps/>
                <w:sz w:val="18"/>
                <w:szCs w:val="18"/>
                <w:lang w:val="en-GB"/>
              </w:rPr>
            </w:pPr>
            <w:r w:rsidRPr="00C61419">
              <w:rPr>
                <w:b/>
                <w:smallCaps/>
                <w:sz w:val="18"/>
                <w:szCs w:val="18"/>
                <w:lang w:val="en-GB"/>
              </w:rPr>
              <w:t>Time step</w:t>
            </w:r>
          </w:p>
        </w:tc>
        <w:tc>
          <w:tcPr>
            <w:tcW w:w="6661" w:type="dxa"/>
            <w:gridSpan w:val="2"/>
          </w:tcPr>
          <w:p w14:paraId="3B2DA2BD" w14:textId="77777777" w:rsidR="004558F8" w:rsidRPr="00C61419" w:rsidRDefault="004558F8" w:rsidP="00A055DC">
            <w:pPr>
              <w:tabs>
                <w:tab w:val="left" w:pos="1365"/>
              </w:tabs>
              <w:rPr>
                <w:sz w:val="18"/>
                <w:szCs w:val="18"/>
                <w:lang w:val="en-GB"/>
              </w:rPr>
            </w:pPr>
            <w:r w:rsidRPr="00C61419">
              <w:rPr>
                <w:sz w:val="18"/>
                <w:szCs w:val="18"/>
                <w:lang w:val="en-GB"/>
              </w:rPr>
              <w:t xml:space="preserve">Time steps may vary dependent if a short term or </w:t>
            </w:r>
            <w:proofErr w:type="gramStart"/>
            <w:r w:rsidRPr="00C61419">
              <w:rPr>
                <w:sz w:val="18"/>
                <w:szCs w:val="18"/>
                <w:lang w:val="en-GB"/>
              </w:rPr>
              <w:t>long term</w:t>
            </w:r>
            <w:proofErr w:type="gramEnd"/>
            <w:r w:rsidRPr="00C61419">
              <w:rPr>
                <w:sz w:val="18"/>
                <w:szCs w:val="18"/>
                <w:lang w:val="en-GB"/>
              </w:rPr>
              <w:t xml:space="preserve"> dust formation and accumulation is simulated. Expected </w:t>
            </w:r>
            <w:proofErr w:type="spellStart"/>
            <w:r w:rsidRPr="00C61419">
              <w:rPr>
                <w:sz w:val="18"/>
                <w:szCs w:val="18"/>
                <w:lang w:val="en-GB"/>
              </w:rPr>
              <w:t>timesteps</w:t>
            </w:r>
            <w:proofErr w:type="spellEnd"/>
            <w:r w:rsidRPr="00C61419">
              <w:rPr>
                <w:sz w:val="18"/>
                <w:szCs w:val="18"/>
                <w:lang w:val="en-GB"/>
              </w:rPr>
              <w:t xml:space="preserve"> are in the range of minutes (for daily formation)</w:t>
            </w:r>
          </w:p>
        </w:tc>
      </w:tr>
      <w:tr w:rsidR="004558F8" w:rsidRPr="00C61419" w14:paraId="7B68FA62" w14:textId="77777777" w:rsidTr="00FC0C34">
        <w:trPr>
          <w:cantSplit/>
        </w:trPr>
        <w:tc>
          <w:tcPr>
            <w:tcW w:w="561" w:type="dxa"/>
            <w:vAlign w:val="center"/>
          </w:tcPr>
          <w:p w14:paraId="1B4D4B33" w14:textId="77777777" w:rsidR="004558F8" w:rsidRPr="00C61419" w:rsidRDefault="004558F8" w:rsidP="00A055DC">
            <w:pPr>
              <w:jc w:val="center"/>
              <w:rPr>
                <w:b/>
                <w:sz w:val="18"/>
                <w:szCs w:val="18"/>
                <w:lang w:val="en-GB"/>
              </w:rPr>
            </w:pPr>
            <w:r w:rsidRPr="00C61419">
              <w:rPr>
                <w:b/>
                <w:sz w:val="18"/>
                <w:szCs w:val="18"/>
                <w:lang w:val="en-GB"/>
              </w:rPr>
              <w:t>3.4</w:t>
            </w:r>
          </w:p>
        </w:tc>
        <w:tc>
          <w:tcPr>
            <w:tcW w:w="1676" w:type="dxa"/>
            <w:vAlign w:val="center"/>
          </w:tcPr>
          <w:p w14:paraId="7F4AAADB" w14:textId="77777777" w:rsidR="004558F8" w:rsidRPr="00C61419" w:rsidRDefault="004558F8" w:rsidP="00A055DC">
            <w:pPr>
              <w:rPr>
                <w:i/>
                <w:color w:val="808080" w:themeColor="background1" w:themeShade="80"/>
                <w:sz w:val="18"/>
                <w:szCs w:val="18"/>
                <w:lang w:val="en-GB"/>
              </w:rPr>
            </w:pPr>
            <w:r w:rsidRPr="00C61419">
              <w:rPr>
                <w:b/>
                <w:smallCaps/>
                <w:sz w:val="18"/>
                <w:szCs w:val="18"/>
                <w:lang w:val="en-GB"/>
              </w:rPr>
              <w:t>Computational Representation</w:t>
            </w:r>
            <w:r w:rsidRPr="00C61419">
              <w:rPr>
                <w:i/>
                <w:color w:val="808080" w:themeColor="background1" w:themeShade="80"/>
                <w:sz w:val="18"/>
                <w:szCs w:val="18"/>
                <w:lang w:val="en-GB"/>
              </w:rPr>
              <w:t xml:space="preserve"> </w:t>
            </w:r>
          </w:p>
          <w:p w14:paraId="6E8990C3" w14:textId="77777777" w:rsidR="004558F8" w:rsidRPr="00C61419" w:rsidRDefault="004558F8" w:rsidP="00A055DC">
            <w:pPr>
              <w:jc w:val="right"/>
              <w:rPr>
                <w:b/>
                <w:smallCaps/>
                <w:sz w:val="18"/>
                <w:szCs w:val="18"/>
                <w:lang w:val="en-GB"/>
              </w:rPr>
            </w:pPr>
          </w:p>
        </w:tc>
        <w:tc>
          <w:tcPr>
            <w:tcW w:w="1398" w:type="dxa"/>
          </w:tcPr>
          <w:p w14:paraId="2E8376C3" w14:textId="77777777" w:rsidR="004558F8" w:rsidRPr="00C61419" w:rsidRDefault="004558F8" w:rsidP="00A055DC">
            <w:pPr>
              <w:jc w:val="right"/>
              <w:rPr>
                <w:b/>
                <w:smallCaps/>
                <w:sz w:val="18"/>
                <w:szCs w:val="18"/>
                <w:lang w:val="en-GB"/>
              </w:rPr>
            </w:pPr>
            <w:r w:rsidRPr="00C61419">
              <w:rPr>
                <w:b/>
                <w:smallCaps/>
                <w:sz w:val="18"/>
                <w:szCs w:val="18"/>
                <w:lang w:val="en-GB"/>
              </w:rPr>
              <w:t>Physics Equation, Material Relations, Material</w:t>
            </w:r>
          </w:p>
        </w:tc>
        <w:tc>
          <w:tcPr>
            <w:tcW w:w="5263" w:type="dxa"/>
          </w:tcPr>
          <w:p w14:paraId="046FDC4D" w14:textId="77777777" w:rsidR="004558F8" w:rsidRPr="00C61419" w:rsidRDefault="004558F8" w:rsidP="00A055DC">
            <w:pPr>
              <w:tabs>
                <w:tab w:val="left" w:pos="1365"/>
              </w:tabs>
              <w:rPr>
                <w:i/>
                <w:color w:val="808080" w:themeColor="background1" w:themeShade="80"/>
                <w:sz w:val="18"/>
                <w:szCs w:val="18"/>
                <w:lang w:val="en-GB"/>
              </w:rPr>
            </w:pPr>
          </w:p>
          <w:p w14:paraId="5263380F" w14:textId="77777777" w:rsidR="004558F8" w:rsidRPr="00C61419" w:rsidRDefault="004558F8" w:rsidP="00A055DC">
            <w:pPr>
              <w:tabs>
                <w:tab w:val="left" w:pos="1365"/>
              </w:tabs>
              <w:rPr>
                <w:i/>
                <w:color w:val="808080" w:themeColor="background1" w:themeShade="80"/>
                <w:sz w:val="18"/>
                <w:szCs w:val="18"/>
                <w:lang w:val="en-GB"/>
              </w:rPr>
            </w:pPr>
          </w:p>
          <w:p w14:paraId="436A793B" w14:textId="77777777" w:rsidR="004558F8" w:rsidRPr="00C61419" w:rsidRDefault="004558F8" w:rsidP="00A055DC">
            <w:pPr>
              <w:tabs>
                <w:tab w:val="left" w:pos="1365"/>
              </w:tabs>
              <w:rPr>
                <w:sz w:val="18"/>
                <w:szCs w:val="18"/>
                <w:lang w:val="en-GB"/>
              </w:rPr>
            </w:pPr>
            <w:r w:rsidRPr="00C61419">
              <w:rPr>
                <w:sz w:val="18"/>
                <w:szCs w:val="18"/>
                <w:lang w:val="en-GB"/>
              </w:rPr>
              <w:t>Not applicable</w:t>
            </w:r>
          </w:p>
          <w:p w14:paraId="66B9A7D8" w14:textId="77777777" w:rsidR="004558F8" w:rsidRPr="00C61419" w:rsidRDefault="004558F8" w:rsidP="00A055DC">
            <w:pPr>
              <w:tabs>
                <w:tab w:val="left" w:pos="1365"/>
              </w:tabs>
              <w:rPr>
                <w:color w:val="808080" w:themeColor="background1" w:themeShade="80"/>
                <w:sz w:val="12"/>
                <w:szCs w:val="18"/>
                <w:lang w:val="en-GB"/>
              </w:rPr>
            </w:pPr>
          </w:p>
        </w:tc>
      </w:tr>
      <w:tr w:rsidR="004558F8" w:rsidRPr="00C61419" w14:paraId="0C71666D" w14:textId="77777777" w:rsidTr="00FC0C34">
        <w:trPr>
          <w:cantSplit/>
        </w:trPr>
        <w:tc>
          <w:tcPr>
            <w:tcW w:w="561" w:type="dxa"/>
            <w:vAlign w:val="center"/>
          </w:tcPr>
          <w:p w14:paraId="055A778B" w14:textId="77777777" w:rsidR="004558F8" w:rsidRPr="00C61419" w:rsidRDefault="004558F8" w:rsidP="00A055DC">
            <w:pPr>
              <w:jc w:val="center"/>
              <w:rPr>
                <w:b/>
                <w:sz w:val="18"/>
                <w:szCs w:val="18"/>
                <w:lang w:val="en-GB"/>
              </w:rPr>
            </w:pPr>
            <w:r w:rsidRPr="00C61419">
              <w:rPr>
                <w:b/>
                <w:sz w:val="18"/>
                <w:szCs w:val="18"/>
                <w:lang w:val="en-GB"/>
              </w:rPr>
              <w:t>3.5</w:t>
            </w:r>
          </w:p>
        </w:tc>
        <w:tc>
          <w:tcPr>
            <w:tcW w:w="1676" w:type="dxa"/>
            <w:vAlign w:val="center"/>
          </w:tcPr>
          <w:p w14:paraId="7AA8BF5F" w14:textId="77777777" w:rsidR="004558F8" w:rsidRPr="00C61419" w:rsidRDefault="004558F8" w:rsidP="00A055DC">
            <w:pPr>
              <w:jc w:val="right"/>
              <w:rPr>
                <w:b/>
                <w:smallCaps/>
                <w:sz w:val="18"/>
                <w:szCs w:val="18"/>
                <w:lang w:val="en-GB"/>
              </w:rPr>
            </w:pPr>
            <w:r w:rsidRPr="00C61419">
              <w:rPr>
                <w:b/>
                <w:smallCaps/>
                <w:sz w:val="18"/>
                <w:szCs w:val="18"/>
                <w:lang w:val="en-GB"/>
              </w:rPr>
              <w:t xml:space="preserve">Computational boundary conditions </w:t>
            </w:r>
          </w:p>
        </w:tc>
        <w:tc>
          <w:tcPr>
            <w:tcW w:w="6661" w:type="dxa"/>
            <w:gridSpan w:val="2"/>
          </w:tcPr>
          <w:p w14:paraId="36C2A256" w14:textId="77777777" w:rsidR="004558F8" w:rsidRPr="00C61419" w:rsidRDefault="004558F8" w:rsidP="00A055DC">
            <w:pPr>
              <w:tabs>
                <w:tab w:val="left" w:pos="1365"/>
              </w:tabs>
              <w:rPr>
                <w:sz w:val="18"/>
                <w:szCs w:val="18"/>
                <w:lang w:val="en-GB"/>
              </w:rPr>
            </w:pPr>
          </w:p>
          <w:p w14:paraId="63DA9CC6" w14:textId="77777777" w:rsidR="004558F8" w:rsidRPr="00C61419" w:rsidRDefault="004558F8" w:rsidP="00A055DC">
            <w:pPr>
              <w:tabs>
                <w:tab w:val="left" w:pos="1365"/>
              </w:tabs>
              <w:rPr>
                <w:i/>
                <w:sz w:val="18"/>
                <w:szCs w:val="18"/>
                <w:highlight w:val="yellow"/>
                <w:lang w:val="en-GB"/>
              </w:rPr>
            </w:pPr>
          </w:p>
          <w:p w14:paraId="54BD4879" w14:textId="77777777" w:rsidR="004558F8" w:rsidRPr="00C61419" w:rsidRDefault="004558F8" w:rsidP="00A055DC">
            <w:pPr>
              <w:tabs>
                <w:tab w:val="left" w:pos="1365"/>
              </w:tabs>
              <w:rPr>
                <w:sz w:val="18"/>
                <w:szCs w:val="18"/>
                <w:lang w:val="en-GB"/>
              </w:rPr>
            </w:pPr>
            <w:r w:rsidRPr="00C61419">
              <w:rPr>
                <w:sz w:val="18"/>
                <w:szCs w:val="18"/>
                <w:lang w:val="en-GB"/>
              </w:rPr>
              <w:t>Not applicable</w:t>
            </w:r>
          </w:p>
          <w:p w14:paraId="7C921D0D" w14:textId="77777777" w:rsidR="004558F8" w:rsidRPr="00C61419" w:rsidRDefault="004558F8" w:rsidP="00A055DC">
            <w:pPr>
              <w:tabs>
                <w:tab w:val="left" w:pos="1365"/>
              </w:tabs>
              <w:rPr>
                <w:i/>
                <w:color w:val="808080" w:themeColor="background1" w:themeShade="80"/>
                <w:sz w:val="18"/>
                <w:szCs w:val="18"/>
                <w:highlight w:val="yellow"/>
                <w:lang w:val="en-GB"/>
              </w:rPr>
            </w:pPr>
          </w:p>
        </w:tc>
      </w:tr>
      <w:tr w:rsidR="004558F8" w:rsidRPr="00C61419" w14:paraId="536B8D0C" w14:textId="77777777" w:rsidTr="00FC0C34">
        <w:trPr>
          <w:cantSplit/>
        </w:trPr>
        <w:tc>
          <w:tcPr>
            <w:tcW w:w="561" w:type="dxa"/>
            <w:vAlign w:val="center"/>
          </w:tcPr>
          <w:p w14:paraId="757309E2" w14:textId="77777777" w:rsidR="004558F8" w:rsidRPr="00C61419" w:rsidRDefault="004558F8" w:rsidP="00A055DC">
            <w:pPr>
              <w:jc w:val="center"/>
              <w:rPr>
                <w:b/>
                <w:sz w:val="18"/>
                <w:szCs w:val="18"/>
                <w:lang w:val="en-GB"/>
              </w:rPr>
            </w:pPr>
            <w:r w:rsidRPr="00C61419">
              <w:rPr>
                <w:b/>
                <w:sz w:val="18"/>
                <w:szCs w:val="18"/>
                <w:lang w:val="en-GB"/>
              </w:rPr>
              <w:t>3.6</w:t>
            </w:r>
          </w:p>
        </w:tc>
        <w:tc>
          <w:tcPr>
            <w:tcW w:w="1676" w:type="dxa"/>
            <w:vAlign w:val="center"/>
          </w:tcPr>
          <w:p w14:paraId="594F1C56" w14:textId="77777777" w:rsidR="004558F8" w:rsidRPr="00C61419" w:rsidRDefault="004558F8" w:rsidP="00A055DC">
            <w:pPr>
              <w:jc w:val="right"/>
              <w:rPr>
                <w:b/>
                <w:smallCaps/>
                <w:sz w:val="18"/>
                <w:szCs w:val="18"/>
                <w:lang w:val="en-GB"/>
              </w:rPr>
            </w:pPr>
            <w:r w:rsidRPr="00C61419">
              <w:rPr>
                <w:b/>
                <w:smallCaps/>
                <w:sz w:val="18"/>
                <w:szCs w:val="18"/>
                <w:lang w:val="en-GB"/>
              </w:rPr>
              <w:t>additional Solver Parameters</w:t>
            </w:r>
          </w:p>
        </w:tc>
        <w:tc>
          <w:tcPr>
            <w:tcW w:w="6661" w:type="dxa"/>
            <w:gridSpan w:val="2"/>
          </w:tcPr>
          <w:p w14:paraId="4AFEE52F" w14:textId="77777777" w:rsidR="004558F8" w:rsidRPr="00C61419" w:rsidRDefault="004558F8" w:rsidP="00A055DC">
            <w:pPr>
              <w:tabs>
                <w:tab w:val="left" w:pos="1365"/>
              </w:tabs>
              <w:rPr>
                <w:i/>
                <w:color w:val="808080" w:themeColor="background1" w:themeShade="80"/>
                <w:sz w:val="18"/>
                <w:szCs w:val="18"/>
                <w:lang w:val="en-GB"/>
              </w:rPr>
            </w:pPr>
          </w:p>
          <w:p w14:paraId="2FAB2307" w14:textId="77777777" w:rsidR="004558F8" w:rsidRPr="00C61419" w:rsidRDefault="004558F8" w:rsidP="00A055DC">
            <w:pPr>
              <w:tabs>
                <w:tab w:val="left" w:pos="1365"/>
              </w:tabs>
              <w:rPr>
                <w:color w:val="808080" w:themeColor="background1" w:themeShade="80"/>
                <w:sz w:val="18"/>
                <w:szCs w:val="18"/>
                <w:lang w:val="en-GB"/>
              </w:rPr>
            </w:pPr>
            <w:r w:rsidRPr="00C61419">
              <w:rPr>
                <w:sz w:val="18"/>
                <w:szCs w:val="18"/>
                <w:lang w:val="en-GB"/>
              </w:rPr>
              <w:t>Not applicable</w:t>
            </w:r>
          </w:p>
        </w:tc>
      </w:tr>
    </w:tbl>
    <w:p w14:paraId="600EE677" w14:textId="77777777" w:rsidR="004558F8" w:rsidRPr="00C61419" w:rsidRDefault="004558F8" w:rsidP="004558F8">
      <w:pPr>
        <w:rPr>
          <w:b/>
          <w:iCs/>
          <w:sz w:val="18"/>
          <w:szCs w:val="18"/>
          <w:lang w:val="en-GB"/>
        </w:rPr>
      </w:pPr>
    </w:p>
    <w:p w14:paraId="36AC4CA8" w14:textId="77777777" w:rsidR="004558F8" w:rsidRPr="00C61419" w:rsidRDefault="004558F8" w:rsidP="004558F8">
      <w:pPr>
        <w:rPr>
          <w:b/>
          <w:iCs/>
          <w:sz w:val="18"/>
          <w:szCs w:val="18"/>
          <w:lang w:val="en-GB"/>
        </w:rPr>
      </w:pPr>
    </w:p>
    <w:p w14:paraId="0B059251" w14:textId="24D9FD9F" w:rsidR="004558F8" w:rsidRPr="00C61419" w:rsidRDefault="004558F8" w:rsidP="004558F8">
      <w:pPr>
        <w:spacing w:after="0"/>
        <w:rPr>
          <w:b/>
          <w:iCs/>
          <w:sz w:val="18"/>
          <w:szCs w:val="18"/>
          <w:lang w:val="en-GB"/>
        </w:rPr>
      </w:pPr>
    </w:p>
    <w:tbl>
      <w:tblPr>
        <w:tblStyle w:val="TableGridLight1"/>
        <w:tblW w:w="5000" w:type="pct"/>
        <w:tblLayout w:type="fixed"/>
        <w:tblLook w:val="04A0" w:firstRow="1" w:lastRow="0" w:firstColumn="1" w:lastColumn="0" w:noHBand="0" w:noVBand="1"/>
      </w:tblPr>
      <w:tblGrid>
        <w:gridCol w:w="664"/>
        <w:gridCol w:w="1803"/>
        <w:gridCol w:w="7161"/>
      </w:tblGrid>
      <w:tr w:rsidR="004558F8" w:rsidRPr="00C61419" w14:paraId="4D736525" w14:textId="77777777" w:rsidTr="00FC0C34">
        <w:trPr>
          <w:cantSplit/>
          <w:trHeight w:val="571"/>
        </w:trPr>
        <w:tc>
          <w:tcPr>
            <w:tcW w:w="675" w:type="dxa"/>
            <w:shd w:val="clear" w:color="auto" w:fill="CCFFCC"/>
            <w:vAlign w:val="center"/>
          </w:tcPr>
          <w:p w14:paraId="6FCAD343" w14:textId="77777777" w:rsidR="004558F8" w:rsidRPr="00C61419" w:rsidRDefault="004558F8" w:rsidP="00A055DC">
            <w:pPr>
              <w:spacing w:after="60"/>
              <w:jc w:val="center"/>
              <w:rPr>
                <w:b/>
                <w:szCs w:val="18"/>
                <w:lang w:val="en-GB" w:eastAsia="it-IT"/>
              </w:rPr>
            </w:pPr>
            <w:r w:rsidRPr="00C61419">
              <w:rPr>
                <w:b/>
                <w:szCs w:val="18"/>
                <w:lang w:val="en-GB" w:eastAsia="it-IT"/>
              </w:rPr>
              <w:t>4</w:t>
            </w:r>
          </w:p>
        </w:tc>
        <w:tc>
          <w:tcPr>
            <w:tcW w:w="9179" w:type="dxa"/>
            <w:gridSpan w:val="2"/>
            <w:shd w:val="clear" w:color="auto" w:fill="CCFFCC"/>
            <w:vAlign w:val="center"/>
          </w:tcPr>
          <w:p w14:paraId="5317A720" w14:textId="59E393AD" w:rsidR="004558F8" w:rsidRPr="00C61419" w:rsidRDefault="00290FB4" w:rsidP="00A055DC">
            <w:pPr>
              <w:spacing w:after="60"/>
              <w:rPr>
                <w:b/>
                <w:i/>
                <w:smallCaps/>
                <w:szCs w:val="18"/>
                <w:lang w:val="en-GB"/>
              </w:rPr>
            </w:pPr>
            <w:r w:rsidRPr="00C61419">
              <w:rPr>
                <w:b/>
                <w:noProof/>
                <w:sz w:val="18"/>
                <w:szCs w:val="18"/>
                <w:lang w:val="en-GB" w:eastAsia="de-DE"/>
              </w:rPr>
              <mc:AlternateContent>
                <mc:Choice Requires="wps">
                  <w:drawing>
                    <wp:anchor distT="0" distB="0" distL="114300" distR="114300" simplePos="0" relativeHeight="251670528" behindDoc="0" locked="0" layoutInCell="1" allowOverlap="1" wp14:anchorId="43845246" wp14:editId="01C291A1">
                      <wp:simplePos x="0" y="0"/>
                      <wp:positionH relativeFrom="column">
                        <wp:posOffset>5076190</wp:posOffset>
                      </wp:positionH>
                      <wp:positionV relativeFrom="paragraph">
                        <wp:posOffset>-102870</wp:posOffset>
                      </wp:positionV>
                      <wp:extent cx="461645" cy="447675"/>
                      <wp:effectExtent l="38100" t="38100" r="90805" b="104775"/>
                      <wp:wrapNone/>
                      <wp:docPr id="62" name="Oval 37"/>
                      <wp:cNvGraphicFramePr/>
                      <a:graphic xmlns:a="http://schemas.openxmlformats.org/drawingml/2006/main">
                        <a:graphicData uri="http://schemas.microsoft.com/office/word/2010/wordprocessingShape">
                          <wps:wsp>
                            <wps:cNvSpPr/>
                            <wps:spPr>
                              <a:xfrm>
                                <a:off x="0" y="0"/>
                                <a:ext cx="461645" cy="447675"/>
                              </a:xfrm>
                              <a:prstGeom prst="ellipse">
                                <a:avLst/>
                              </a:prstGeom>
                              <a:solidFill>
                                <a:srgbClr val="CCFFCC"/>
                              </a:solidFill>
                              <a:ln>
                                <a:noFill/>
                              </a:ln>
                              <a:effectLst>
                                <a:outerShdw blurRad="50800" dist="38100" dir="2700000" algn="tl" rotWithShape="0">
                                  <a:prstClr val="black">
                                    <a:alpha val="40000"/>
                                  </a:prstClr>
                                </a:outerShdw>
                              </a:effectLst>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16B1258F" id="Oval 37" o:spid="_x0000_s1026" style="position:absolute;margin-left:399.7pt;margin-top:-8.1pt;width:36.3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" fillcolor="#cfc" stroked="f" strokeweight="2pt">
                      <v:shadow on="t" color="black" opacity="26214f" origin="-.5,-.5" offset=".74836mm,.74836mm"/>
                    </v:oval>
                  </w:pict>
                </mc:Fallback>
              </mc:AlternateContent>
            </w:r>
            <w:r w:rsidR="004558F8" w:rsidRPr="00C61419">
              <w:rPr>
                <w:b/>
                <w:smallCaps/>
                <w:szCs w:val="18"/>
                <w:lang w:val="en-GB"/>
              </w:rPr>
              <w:t>POST PROCESSING</w:t>
            </w:r>
          </w:p>
        </w:tc>
      </w:tr>
      <w:tr w:rsidR="004558F8" w:rsidRPr="00C61419" w14:paraId="41A8BE7F" w14:textId="77777777" w:rsidTr="00FC0C34">
        <w:trPr>
          <w:cantSplit/>
        </w:trPr>
        <w:tc>
          <w:tcPr>
            <w:tcW w:w="675" w:type="dxa"/>
            <w:vAlign w:val="center"/>
          </w:tcPr>
          <w:p w14:paraId="5EFC1335" w14:textId="77777777" w:rsidR="004558F8" w:rsidRPr="00C61419" w:rsidRDefault="004558F8" w:rsidP="00A055DC">
            <w:pPr>
              <w:jc w:val="center"/>
              <w:rPr>
                <w:b/>
                <w:smallCaps/>
                <w:sz w:val="18"/>
                <w:szCs w:val="18"/>
                <w:lang w:val="en-GB"/>
              </w:rPr>
            </w:pPr>
            <w:r w:rsidRPr="00C61419">
              <w:rPr>
                <w:b/>
                <w:smallCaps/>
                <w:sz w:val="18"/>
                <w:szCs w:val="18"/>
                <w:lang w:val="en-GB"/>
              </w:rPr>
              <w:t>4.1</w:t>
            </w:r>
          </w:p>
        </w:tc>
        <w:tc>
          <w:tcPr>
            <w:tcW w:w="1843" w:type="dxa"/>
          </w:tcPr>
          <w:p w14:paraId="0779BF22" w14:textId="77777777" w:rsidR="004558F8" w:rsidRPr="00C61419" w:rsidRDefault="004558F8" w:rsidP="00A055DC">
            <w:pPr>
              <w:jc w:val="right"/>
              <w:rPr>
                <w:b/>
                <w:smallCaps/>
                <w:sz w:val="18"/>
                <w:szCs w:val="18"/>
                <w:lang w:val="en-GB"/>
              </w:rPr>
            </w:pPr>
            <w:r w:rsidRPr="00C61419">
              <w:rPr>
                <w:b/>
                <w:smallCaps/>
                <w:sz w:val="18"/>
                <w:szCs w:val="18"/>
                <w:lang w:val="en-GB"/>
              </w:rPr>
              <w:t xml:space="preserve">The processed output </w:t>
            </w:r>
          </w:p>
        </w:tc>
        <w:tc>
          <w:tcPr>
            <w:tcW w:w="7336" w:type="dxa"/>
          </w:tcPr>
          <w:p w14:paraId="64A63DE3" w14:textId="77777777" w:rsidR="004558F8" w:rsidRPr="00C61419" w:rsidRDefault="004558F8" w:rsidP="00A055DC">
            <w:pPr>
              <w:tabs>
                <w:tab w:val="left" w:pos="1365"/>
              </w:tabs>
              <w:rPr>
                <w:sz w:val="18"/>
                <w:szCs w:val="18"/>
                <w:lang w:val="en-GB"/>
              </w:rPr>
            </w:pPr>
          </w:p>
          <w:p w14:paraId="58A112B1" w14:textId="75A7BC29" w:rsidR="004558F8" w:rsidRPr="00C61419" w:rsidRDefault="00B0785D" w:rsidP="00A055DC">
            <w:pPr>
              <w:tabs>
                <w:tab w:val="left" w:pos="1365"/>
              </w:tabs>
              <w:rPr>
                <w:sz w:val="18"/>
                <w:szCs w:val="18"/>
                <w:lang w:val="en-GB"/>
              </w:rPr>
            </w:pPr>
            <w:r w:rsidRPr="00C61419">
              <w:rPr>
                <w:sz w:val="18"/>
                <w:szCs w:val="18"/>
                <w:lang w:val="en-GB"/>
              </w:rPr>
              <w:t>P</w:t>
            </w:r>
            <w:r w:rsidR="001623EC" w:rsidRPr="00C61419">
              <w:rPr>
                <w:sz w:val="18"/>
                <w:szCs w:val="18"/>
                <w:lang w:val="en-GB"/>
              </w:rPr>
              <w:t>ressure, temperature, velocity</w:t>
            </w:r>
          </w:p>
          <w:p w14:paraId="3656F95A" w14:textId="77777777" w:rsidR="004558F8" w:rsidRPr="00C61419" w:rsidRDefault="004558F8" w:rsidP="00A055DC">
            <w:pPr>
              <w:tabs>
                <w:tab w:val="left" w:pos="1365"/>
              </w:tabs>
              <w:rPr>
                <w:sz w:val="18"/>
                <w:szCs w:val="18"/>
                <w:lang w:val="en-GB"/>
              </w:rPr>
            </w:pPr>
          </w:p>
        </w:tc>
      </w:tr>
      <w:tr w:rsidR="004558F8" w:rsidRPr="00C61419" w14:paraId="641C53FC" w14:textId="77777777" w:rsidTr="00FC0C34">
        <w:trPr>
          <w:cantSplit/>
        </w:trPr>
        <w:tc>
          <w:tcPr>
            <w:tcW w:w="675" w:type="dxa"/>
            <w:vAlign w:val="center"/>
          </w:tcPr>
          <w:p w14:paraId="01A0EEF3" w14:textId="77777777" w:rsidR="004558F8" w:rsidRPr="00C61419" w:rsidRDefault="004558F8" w:rsidP="00A055DC">
            <w:pPr>
              <w:jc w:val="center"/>
              <w:rPr>
                <w:b/>
                <w:smallCaps/>
                <w:sz w:val="18"/>
                <w:szCs w:val="18"/>
                <w:lang w:val="en-GB"/>
              </w:rPr>
            </w:pPr>
            <w:r w:rsidRPr="00C61419">
              <w:rPr>
                <w:b/>
                <w:smallCaps/>
                <w:sz w:val="18"/>
                <w:szCs w:val="18"/>
                <w:lang w:val="en-GB"/>
              </w:rPr>
              <w:t>4.2</w:t>
            </w:r>
          </w:p>
        </w:tc>
        <w:tc>
          <w:tcPr>
            <w:tcW w:w="1843" w:type="dxa"/>
          </w:tcPr>
          <w:p w14:paraId="15FB8778" w14:textId="77777777" w:rsidR="004558F8" w:rsidRPr="00C61419" w:rsidRDefault="004558F8" w:rsidP="00A055DC">
            <w:pPr>
              <w:jc w:val="right"/>
              <w:rPr>
                <w:b/>
                <w:smallCaps/>
                <w:sz w:val="18"/>
                <w:szCs w:val="18"/>
                <w:lang w:val="en-GB"/>
              </w:rPr>
            </w:pPr>
          </w:p>
          <w:p w14:paraId="6D88B9FE" w14:textId="77777777" w:rsidR="004558F8" w:rsidRPr="00C61419" w:rsidRDefault="004558F8" w:rsidP="00A055DC">
            <w:pPr>
              <w:jc w:val="right"/>
              <w:rPr>
                <w:b/>
                <w:smallCaps/>
                <w:sz w:val="18"/>
                <w:szCs w:val="18"/>
                <w:lang w:val="en-GB"/>
              </w:rPr>
            </w:pPr>
            <w:r w:rsidRPr="00C61419">
              <w:rPr>
                <w:b/>
                <w:smallCaps/>
                <w:sz w:val="18"/>
                <w:szCs w:val="18"/>
                <w:lang w:val="en-GB"/>
              </w:rPr>
              <w:t>Methodologies</w:t>
            </w:r>
          </w:p>
        </w:tc>
        <w:tc>
          <w:tcPr>
            <w:tcW w:w="7336" w:type="dxa"/>
          </w:tcPr>
          <w:p w14:paraId="315441D8" w14:textId="77777777" w:rsidR="004558F8" w:rsidRPr="00C61419" w:rsidRDefault="004558F8" w:rsidP="00A055DC">
            <w:pPr>
              <w:tabs>
                <w:tab w:val="left" w:pos="1365"/>
              </w:tabs>
              <w:rPr>
                <w:sz w:val="18"/>
                <w:szCs w:val="18"/>
                <w:lang w:val="en-GB"/>
              </w:rPr>
            </w:pPr>
          </w:p>
          <w:p w14:paraId="086EC161" w14:textId="550F5B2D" w:rsidR="004558F8" w:rsidRPr="00C61419" w:rsidRDefault="001623EC" w:rsidP="00A055DC">
            <w:pPr>
              <w:tabs>
                <w:tab w:val="left" w:pos="1365"/>
              </w:tabs>
              <w:rPr>
                <w:i/>
                <w:sz w:val="18"/>
                <w:szCs w:val="18"/>
                <w:lang w:val="en-GB"/>
              </w:rPr>
            </w:pPr>
            <w:r w:rsidRPr="00C61419">
              <w:rPr>
                <w:sz w:val="18"/>
                <w:szCs w:val="18"/>
                <w:lang w:val="en-GB"/>
              </w:rPr>
              <w:t>Statistical evaluation of the measurement results</w:t>
            </w:r>
          </w:p>
          <w:p w14:paraId="1BFD6BC6" w14:textId="77777777" w:rsidR="004558F8" w:rsidRPr="00C61419" w:rsidRDefault="004558F8" w:rsidP="00A055DC">
            <w:pPr>
              <w:tabs>
                <w:tab w:val="left" w:pos="1365"/>
              </w:tabs>
              <w:rPr>
                <w:i/>
                <w:color w:val="808080" w:themeColor="background1" w:themeShade="80"/>
                <w:sz w:val="18"/>
                <w:szCs w:val="18"/>
                <w:lang w:val="en-GB"/>
              </w:rPr>
            </w:pPr>
          </w:p>
        </w:tc>
      </w:tr>
      <w:tr w:rsidR="004558F8" w:rsidRPr="00C61419" w14:paraId="28A9CD09" w14:textId="77777777" w:rsidTr="00FC0C34">
        <w:trPr>
          <w:cantSplit/>
          <w:trHeight w:val="367"/>
        </w:trPr>
        <w:tc>
          <w:tcPr>
            <w:tcW w:w="675" w:type="dxa"/>
            <w:vAlign w:val="center"/>
          </w:tcPr>
          <w:p w14:paraId="2DCEC835" w14:textId="77777777" w:rsidR="004558F8" w:rsidRPr="00C61419" w:rsidRDefault="004558F8" w:rsidP="00A055DC">
            <w:pPr>
              <w:jc w:val="center"/>
              <w:rPr>
                <w:b/>
                <w:smallCaps/>
                <w:sz w:val="18"/>
                <w:szCs w:val="18"/>
                <w:lang w:val="en-GB"/>
              </w:rPr>
            </w:pPr>
            <w:r w:rsidRPr="00C61419">
              <w:rPr>
                <w:b/>
                <w:smallCaps/>
                <w:sz w:val="18"/>
                <w:szCs w:val="18"/>
                <w:lang w:val="en-GB"/>
              </w:rPr>
              <w:t>4.3</w:t>
            </w:r>
          </w:p>
        </w:tc>
        <w:tc>
          <w:tcPr>
            <w:tcW w:w="1843" w:type="dxa"/>
          </w:tcPr>
          <w:p w14:paraId="70E3750A" w14:textId="77777777" w:rsidR="004558F8" w:rsidRPr="00C61419" w:rsidRDefault="004558F8" w:rsidP="00A055DC">
            <w:pPr>
              <w:jc w:val="right"/>
              <w:rPr>
                <w:b/>
                <w:smallCaps/>
                <w:sz w:val="18"/>
                <w:szCs w:val="18"/>
                <w:lang w:val="en-GB"/>
              </w:rPr>
            </w:pPr>
            <w:r w:rsidRPr="00C61419">
              <w:rPr>
                <w:b/>
                <w:smallCaps/>
                <w:sz w:val="18"/>
                <w:szCs w:val="18"/>
                <w:lang w:val="en-GB"/>
              </w:rPr>
              <w:t>Margin Of Error</w:t>
            </w:r>
          </w:p>
        </w:tc>
        <w:tc>
          <w:tcPr>
            <w:tcW w:w="7336" w:type="dxa"/>
            <w:vAlign w:val="center"/>
          </w:tcPr>
          <w:p w14:paraId="610DEE07" w14:textId="77777777" w:rsidR="004558F8" w:rsidRPr="00C61419" w:rsidRDefault="004558F8" w:rsidP="00A055DC">
            <w:pPr>
              <w:tabs>
                <w:tab w:val="left" w:pos="1365"/>
              </w:tabs>
              <w:rPr>
                <w:color w:val="808080" w:themeColor="background1" w:themeShade="80"/>
                <w:sz w:val="18"/>
                <w:szCs w:val="18"/>
                <w:lang w:val="en-GB"/>
              </w:rPr>
            </w:pPr>
          </w:p>
          <w:p w14:paraId="6E7163DF" w14:textId="724BF7EF" w:rsidR="004558F8" w:rsidRPr="00C61419" w:rsidRDefault="001623EC" w:rsidP="00A055DC">
            <w:pPr>
              <w:tabs>
                <w:tab w:val="left" w:pos="1365"/>
              </w:tabs>
              <w:rPr>
                <w:sz w:val="18"/>
                <w:szCs w:val="18"/>
                <w:lang w:val="en-GB"/>
              </w:rPr>
            </w:pPr>
            <w:r w:rsidRPr="00C61419">
              <w:rPr>
                <w:sz w:val="18"/>
                <w:szCs w:val="18"/>
                <w:lang w:val="en-GB"/>
              </w:rPr>
              <w:t>To be evaluated</w:t>
            </w:r>
          </w:p>
          <w:p w14:paraId="0F116058" w14:textId="77777777" w:rsidR="004558F8" w:rsidRPr="00C61419" w:rsidRDefault="004558F8" w:rsidP="00A055DC">
            <w:pPr>
              <w:tabs>
                <w:tab w:val="left" w:pos="1365"/>
              </w:tabs>
              <w:rPr>
                <w:i/>
                <w:color w:val="808080" w:themeColor="background1" w:themeShade="80"/>
                <w:sz w:val="18"/>
                <w:szCs w:val="18"/>
                <w:lang w:val="en-GB"/>
              </w:rPr>
            </w:pPr>
          </w:p>
        </w:tc>
      </w:tr>
    </w:tbl>
    <w:p w14:paraId="152BAD89" w14:textId="77777777" w:rsidR="004558F8" w:rsidRPr="00C61419" w:rsidRDefault="004558F8" w:rsidP="004558F8">
      <w:pPr>
        <w:spacing w:after="0"/>
        <w:jc w:val="center"/>
        <w:rPr>
          <w:rFonts w:cs="Calibri"/>
          <w:b/>
          <w:bCs/>
          <w:szCs w:val="18"/>
          <w:lang w:val="en-GB"/>
        </w:rPr>
      </w:pPr>
    </w:p>
    <w:p w14:paraId="483B6C00" w14:textId="1E9D7538" w:rsidR="00762140" w:rsidRPr="00C61419" w:rsidRDefault="00762140">
      <w:pPr>
        <w:spacing w:before="0" w:after="0"/>
        <w:jc w:val="left"/>
        <w:rPr>
          <w:rFonts w:cs="Calibri"/>
          <w:b/>
          <w:bCs/>
          <w:szCs w:val="18"/>
          <w:lang w:val="en-GB"/>
        </w:rPr>
      </w:pPr>
      <w:r w:rsidRPr="00C61419">
        <w:rPr>
          <w:rFonts w:cs="Calibri"/>
          <w:b/>
          <w:bCs/>
          <w:szCs w:val="18"/>
          <w:lang w:val="en-GB"/>
        </w:rPr>
        <w:br w:type="page"/>
      </w:r>
    </w:p>
    <w:p w14:paraId="19A697EC" w14:textId="77777777" w:rsidR="004558F8" w:rsidRPr="00C61419" w:rsidRDefault="004558F8" w:rsidP="000D3114">
      <w:pPr>
        <w:spacing w:after="0"/>
        <w:rPr>
          <w:rFonts w:cs="Calibri"/>
          <w:b/>
          <w:bCs/>
          <w:szCs w:val="18"/>
          <w:lang w:val="en-GB"/>
        </w:rPr>
      </w:pPr>
    </w:p>
    <w:p w14:paraId="205AB032" w14:textId="23C9EE06" w:rsidR="004558F8" w:rsidRPr="00C61419" w:rsidRDefault="00762140" w:rsidP="004558F8">
      <w:pPr>
        <w:ind w:left="-142"/>
        <w:rPr>
          <w:i/>
          <w:szCs w:val="22"/>
          <w:lang w:val="en-GB"/>
        </w:rPr>
      </w:pPr>
      <w:r w:rsidRPr="00C61419">
        <w:rPr>
          <w:b/>
          <w:color w:val="000000"/>
          <w:szCs w:val="18"/>
          <w:u w:val="single"/>
          <w:lang w:val="en-GB"/>
        </w:rPr>
        <w:t>MODEL 3B (TUG)</w:t>
      </w:r>
      <w:r w:rsidRPr="00C61419">
        <w:rPr>
          <w:sz w:val="18"/>
          <w:szCs w:val="18"/>
          <w:lang w:val="en-GB"/>
        </w:rPr>
        <w:t xml:space="preserve"> particle tracking</w:t>
      </w:r>
    </w:p>
    <w:p w14:paraId="52262B61" w14:textId="0356ABFA" w:rsidR="004558F8" w:rsidRPr="00C61419" w:rsidRDefault="004558F8" w:rsidP="004558F8">
      <w:pPr>
        <w:ind w:left="-142"/>
        <w:rPr>
          <w:b/>
          <w:sz w:val="18"/>
          <w:szCs w:val="18"/>
          <w:lang w:val="en-GB"/>
        </w:rPr>
      </w:pPr>
    </w:p>
    <w:tbl>
      <w:tblPr>
        <w:tblStyle w:val="TableGridLight1"/>
        <w:tblW w:w="4731" w:type="pct"/>
        <w:tblInd w:w="250" w:type="dxa"/>
        <w:tblLayout w:type="fixed"/>
        <w:tblLook w:val="04A0" w:firstRow="1" w:lastRow="0" w:firstColumn="1" w:lastColumn="0" w:noHBand="0" w:noVBand="1"/>
      </w:tblPr>
      <w:tblGrid>
        <w:gridCol w:w="735"/>
        <w:gridCol w:w="1616"/>
        <w:gridCol w:w="6759"/>
      </w:tblGrid>
      <w:tr w:rsidR="004558F8" w:rsidRPr="00C61419" w14:paraId="5220BE2A" w14:textId="77777777" w:rsidTr="00FC0C34">
        <w:trPr>
          <w:cantSplit/>
          <w:trHeight w:val="375"/>
        </w:trPr>
        <w:tc>
          <w:tcPr>
            <w:tcW w:w="709" w:type="dxa"/>
            <w:shd w:val="clear" w:color="auto" w:fill="F18A87"/>
            <w:vAlign w:val="center"/>
          </w:tcPr>
          <w:p w14:paraId="1D5B1171" w14:textId="77777777" w:rsidR="004558F8" w:rsidRPr="00C61419" w:rsidRDefault="004558F8" w:rsidP="00A055DC">
            <w:pPr>
              <w:spacing w:after="60"/>
              <w:jc w:val="center"/>
              <w:rPr>
                <w:b/>
                <w:szCs w:val="18"/>
                <w:lang w:val="en-GB"/>
              </w:rPr>
            </w:pPr>
            <w:r w:rsidRPr="00C61419">
              <w:rPr>
                <w:b/>
                <w:szCs w:val="18"/>
                <w:lang w:val="en-GB"/>
              </w:rPr>
              <w:t>1</w:t>
            </w:r>
          </w:p>
        </w:tc>
        <w:tc>
          <w:tcPr>
            <w:tcW w:w="8080" w:type="dxa"/>
            <w:gridSpan w:val="2"/>
            <w:shd w:val="clear" w:color="auto" w:fill="F18A87"/>
          </w:tcPr>
          <w:p w14:paraId="49B8D06D" w14:textId="2F103537" w:rsidR="004558F8" w:rsidRPr="00C61419" w:rsidRDefault="00290FB4" w:rsidP="00A055DC">
            <w:pPr>
              <w:spacing w:after="60"/>
              <w:rPr>
                <w:b/>
                <w:i/>
                <w:smallCaps/>
                <w:szCs w:val="18"/>
                <w:lang w:val="en-GB"/>
              </w:rPr>
            </w:pPr>
            <w:r w:rsidRPr="00C61419">
              <w:rPr>
                <w:b/>
                <w:noProof/>
                <w:szCs w:val="18"/>
                <w:lang w:val="en-GB" w:eastAsia="de-DE"/>
              </w:rPr>
              <mc:AlternateContent>
                <mc:Choice Requires="wps">
                  <w:drawing>
                    <wp:anchor distT="0" distB="0" distL="114300" distR="114300" simplePos="0" relativeHeight="251675648" behindDoc="0" locked="0" layoutInCell="1" allowOverlap="1" wp14:anchorId="4CB3312D" wp14:editId="16A58AA2">
                      <wp:simplePos x="0" y="0"/>
                      <wp:positionH relativeFrom="column">
                        <wp:posOffset>4708552</wp:posOffset>
                      </wp:positionH>
                      <wp:positionV relativeFrom="paragraph">
                        <wp:posOffset>-221670</wp:posOffset>
                      </wp:positionV>
                      <wp:extent cx="465455" cy="485775"/>
                      <wp:effectExtent l="0" t="0" r="10795" b="28575"/>
                      <wp:wrapNone/>
                      <wp:docPr id="63" name="Oval 30"/>
                      <wp:cNvGraphicFramePr/>
                      <a:graphic xmlns:a="http://schemas.openxmlformats.org/drawingml/2006/main">
                        <a:graphicData uri="http://schemas.microsoft.com/office/word/2010/wordprocessingShape">
                          <wps:wsp>
                            <wps:cNvSpPr/>
                            <wps:spPr>
                              <a:xfrm>
                                <a:off x="0" y="0"/>
                                <a:ext cx="465455" cy="485775"/>
                              </a:xfrm>
                              <a:prstGeom prst="ellipse">
                                <a:avLst/>
                              </a:prstGeom>
                              <a:solidFill>
                                <a:srgbClr val="F18A87"/>
                              </a:solidFill>
                              <a:ln>
                                <a:solidFill>
                                  <a:srgbClr val="C0000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041FD42F" id="Oval 30" o:spid="_x0000_s1026" style="position:absolute;margin-left:370.75pt;margin-top:-17.45pt;width:36.65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" fillcolor="#f18a87" strokecolor="#c00000" strokeweight="2pt"/>
                  </w:pict>
                </mc:Fallback>
              </mc:AlternateContent>
            </w:r>
            <w:r w:rsidR="004558F8" w:rsidRPr="00C61419">
              <w:rPr>
                <w:b/>
                <w:smallCaps/>
                <w:szCs w:val="18"/>
                <w:lang w:val="en-GB"/>
              </w:rPr>
              <w:t xml:space="preserve">Aspect of the User Case/System to be Simulated </w:t>
            </w:r>
          </w:p>
        </w:tc>
      </w:tr>
      <w:tr w:rsidR="004558F8" w:rsidRPr="00C61419" w14:paraId="3B76EE1B" w14:textId="77777777" w:rsidTr="00FC0C34">
        <w:trPr>
          <w:cantSplit/>
        </w:trPr>
        <w:tc>
          <w:tcPr>
            <w:tcW w:w="709" w:type="dxa"/>
            <w:vAlign w:val="center"/>
          </w:tcPr>
          <w:p w14:paraId="4D2C1F8F" w14:textId="77777777" w:rsidR="004558F8" w:rsidRPr="00C61419" w:rsidRDefault="004558F8" w:rsidP="00A055DC">
            <w:pPr>
              <w:jc w:val="center"/>
              <w:rPr>
                <w:sz w:val="18"/>
                <w:szCs w:val="18"/>
                <w:lang w:val="en-GB"/>
              </w:rPr>
            </w:pPr>
            <w:r w:rsidRPr="00C61419">
              <w:rPr>
                <w:sz w:val="18"/>
                <w:szCs w:val="18"/>
                <w:lang w:val="en-GB"/>
              </w:rPr>
              <w:t>1.1</w:t>
            </w:r>
          </w:p>
        </w:tc>
        <w:tc>
          <w:tcPr>
            <w:tcW w:w="1559" w:type="dxa"/>
            <w:vAlign w:val="center"/>
          </w:tcPr>
          <w:p w14:paraId="30C383AC" w14:textId="77777777" w:rsidR="004558F8" w:rsidRPr="00C61419" w:rsidRDefault="004558F8" w:rsidP="00A055DC">
            <w:pPr>
              <w:jc w:val="right"/>
              <w:rPr>
                <w:b/>
                <w:smallCaps/>
                <w:sz w:val="18"/>
                <w:szCs w:val="18"/>
                <w:lang w:val="en-GB"/>
              </w:rPr>
            </w:pPr>
            <w:r w:rsidRPr="00C61419">
              <w:rPr>
                <w:b/>
                <w:smallCaps/>
                <w:sz w:val="18"/>
                <w:szCs w:val="18"/>
                <w:lang w:val="en-GB"/>
              </w:rPr>
              <w:t>Aspect of the User Case to be simulated</w:t>
            </w:r>
          </w:p>
          <w:p w14:paraId="579F2557" w14:textId="77777777" w:rsidR="004558F8" w:rsidRPr="00C61419" w:rsidRDefault="004558F8" w:rsidP="00A055DC">
            <w:pPr>
              <w:jc w:val="right"/>
              <w:rPr>
                <w:b/>
                <w:smallCaps/>
                <w:sz w:val="18"/>
                <w:szCs w:val="18"/>
                <w:lang w:val="en-GB"/>
              </w:rPr>
            </w:pPr>
          </w:p>
        </w:tc>
        <w:tc>
          <w:tcPr>
            <w:tcW w:w="6521" w:type="dxa"/>
          </w:tcPr>
          <w:p w14:paraId="0F685BDE" w14:textId="77777777" w:rsidR="004558F8" w:rsidRPr="00C61419" w:rsidRDefault="004558F8" w:rsidP="00A055DC">
            <w:pPr>
              <w:rPr>
                <w:sz w:val="18"/>
                <w:szCs w:val="18"/>
                <w:lang w:val="en-GB"/>
              </w:rPr>
            </w:pPr>
            <w:r w:rsidRPr="00C61419">
              <w:rPr>
                <w:sz w:val="18"/>
                <w:szCs w:val="18"/>
                <w:lang w:val="en-GB"/>
              </w:rPr>
              <w:t>Aerosol formation and accumulation in a museum room in dependence on different aerosol sources</w:t>
            </w:r>
          </w:p>
          <w:p w14:paraId="3198FE49" w14:textId="77777777" w:rsidR="004558F8" w:rsidRPr="00C61419" w:rsidRDefault="004558F8" w:rsidP="004558F8">
            <w:pPr>
              <w:pStyle w:val="Listenabsatz"/>
              <w:numPr>
                <w:ilvl w:val="0"/>
                <w:numId w:val="14"/>
              </w:numPr>
              <w:spacing w:before="0" w:after="0"/>
              <w:contextualSpacing/>
              <w:jc w:val="left"/>
              <w:rPr>
                <w:sz w:val="18"/>
                <w:szCs w:val="18"/>
                <w:lang w:val="en-GB"/>
              </w:rPr>
            </w:pPr>
            <w:r w:rsidRPr="00C61419">
              <w:rPr>
                <w:sz w:val="18"/>
                <w:szCs w:val="18"/>
                <w:lang w:val="en-GB"/>
              </w:rPr>
              <w:t>Visitors (human)</w:t>
            </w:r>
          </w:p>
          <w:p w14:paraId="555FF78E" w14:textId="77777777" w:rsidR="004558F8" w:rsidRPr="00C61419" w:rsidRDefault="004558F8" w:rsidP="004558F8">
            <w:pPr>
              <w:pStyle w:val="Listenabsatz"/>
              <w:numPr>
                <w:ilvl w:val="0"/>
                <w:numId w:val="14"/>
              </w:numPr>
              <w:spacing w:before="0" w:after="0"/>
              <w:contextualSpacing/>
              <w:jc w:val="left"/>
              <w:rPr>
                <w:sz w:val="18"/>
                <w:szCs w:val="18"/>
                <w:lang w:val="en-GB"/>
              </w:rPr>
            </w:pPr>
            <w:r w:rsidRPr="00C61419">
              <w:rPr>
                <w:sz w:val="18"/>
                <w:szCs w:val="18"/>
                <w:lang w:val="en-GB"/>
              </w:rPr>
              <w:t>Openings (doors, windows, HVAC system)</w:t>
            </w:r>
          </w:p>
          <w:p w14:paraId="5DA8F5E6" w14:textId="77777777" w:rsidR="004558F8" w:rsidRPr="00C61419" w:rsidRDefault="004558F8" w:rsidP="004558F8">
            <w:pPr>
              <w:pStyle w:val="Listenabsatz"/>
              <w:numPr>
                <w:ilvl w:val="0"/>
                <w:numId w:val="14"/>
              </w:numPr>
              <w:spacing w:before="0" w:after="0"/>
              <w:contextualSpacing/>
              <w:jc w:val="left"/>
              <w:rPr>
                <w:sz w:val="18"/>
                <w:szCs w:val="18"/>
                <w:lang w:val="en-GB"/>
              </w:rPr>
            </w:pPr>
            <w:r w:rsidRPr="00C61419">
              <w:rPr>
                <w:sz w:val="18"/>
                <w:szCs w:val="18"/>
                <w:lang w:val="en-GB"/>
              </w:rPr>
              <w:t>Machines</w:t>
            </w:r>
          </w:p>
          <w:p w14:paraId="35EE674D" w14:textId="77777777" w:rsidR="004558F8" w:rsidRPr="00C61419" w:rsidRDefault="004558F8" w:rsidP="004558F8">
            <w:pPr>
              <w:pStyle w:val="Listenabsatz"/>
              <w:numPr>
                <w:ilvl w:val="0"/>
                <w:numId w:val="14"/>
              </w:numPr>
              <w:spacing w:before="0" w:after="0"/>
              <w:contextualSpacing/>
              <w:jc w:val="left"/>
              <w:rPr>
                <w:sz w:val="18"/>
                <w:szCs w:val="18"/>
                <w:lang w:val="en-GB"/>
              </w:rPr>
            </w:pPr>
            <w:r w:rsidRPr="00C61419">
              <w:rPr>
                <w:sz w:val="18"/>
                <w:szCs w:val="18"/>
                <w:lang w:val="en-GB"/>
              </w:rPr>
              <w:t>Ambient air quality (measured concentrations)</w:t>
            </w:r>
          </w:p>
          <w:p w14:paraId="15FDBA49" w14:textId="77777777" w:rsidR="004558F8" w:rsidRPr="00C61419" w:rsidRDefault="004558F8" w:rsidP="004558F8">
            <w:pPr>
              <w:pStyle w:val="Listenabsatz"/>
              <w:numPr>
                <w:ilvl w:val="0"/>
                <w:numId w:val="14"/>
              </w:numPr>
              <w:spacing w:before="0" w:after="0"/>
              <w:contextualSpacing/>
              <w:jc w:val="left"/>
              <w:rPr>
                <w:sz w:val="18"/>
                <w:szCs w:val="18"/>
                <w:lang w:val="en-GB"/>
              </w:rPr>
            </w:pPr>
            <w:r w:rsidRPr="00C61419">
              <w:rPr>
                <w:sz w:val="18"/>
                <w:szCs w:val="18"/>
                <w:lang w:val="en-GB"/>
              </w:rPr>
              <w:t>Etc.</w:t>
            </w:r>
          </w:p>
          <w:p w14:paraId="41E036AB" w14:textId="77777777" w:rsidR="004558F8" w:rsidRPr="00C61419" w:rsidRDefault="004558F8" w:rsidP="00A055DC">
            <w:pPr>
              <w:rPr>
                <w:sz w:val="18"/>
                <w:szCs w:val="18"/>
                <w:lang w:val="en-GB"/>
              </w:rPr>
            </w:pPr>
            <w:proofErr w:type="gramStart"/>
            <w:r w:rsidRPr="00C61419">
              <w:rPr>
                <w:sz w:val="18"/>
                <w:szCs w:val="18"/>
                <w:lang w:val="en-GB"/>
              </w:rPr>
              <w:t>and</w:t>
            </w:r>
            <w:proofErr w:type="gramEnd"/>
            <w:r w:rsidRPr="00C61419">
              <w:rPr>
                <w:sz w:val="18"/>
                <w:szCs w:val="18"/>
                <w:lang w:val="en-GB"/>
              </w:rPr>
              <w:t xml:space="preserve"> on the basis of the previous CFD simulation.</w:t>
            </w:r>
          </w:p>
          <w:p w14:paraId="519E2825" w14:textId="77777777" w:rsidR="004558F8" w:rsidRPr="00C61419" w:rsidRDefault="004558F8" w:rsidP="00A055DC">
            <w:pPr>
              <w:rPr>
                <w:sz w:val="18"/>
                <w:szCs w:val="18"/>
                <w:lang w:val="en-GB"/>
              </w:rPr>
            </w:pPr>
            <w:r w:rsidRPr="00C61419">
              <w:rPr>
                <w:sz w:val="18"/>
                <w:szCs w:val="18"/>
                <w:lang w:val="en-GB"/>
              </w:rPr>
              <w:t>The simulations should be applied in macro scale (formation, accumulation) and micro scale (accumulation on different surfaces, materials)</w:t>
            </w:r>
            <w:r w:rsidRPr="00C61419">
              <w:rPr>
                <w:i/>
                <w:sz w:val="18"/>
                <w:szCs w:val="18"/>
                <w:lang w:val="en-GB"/>
              </w:rPr>
              <w:t xml:space="preserve"> </w:t>
            </w:r>
          </w:p>
        </w:tc>
      </w:tr>
      <w:tr w:rsidR="004558F8" w:rsidRPr="00C61419" w14:paraId="5BCD3F8A" w14:textId="77777777" w:rsidTr="00FC0C34">
        <w:trPr>
          <w:cantSplit/>
        </w:trPr>
        <w:tc>
          <w:tcPr>
            <w:tcW w:w="709" w:type="dxa"/>
            <w:vAlign w:val="center"/>
          </w:tcPr>
          <w:p w14:paraId="5C995367" w14:textId="77777777" w:rsidR="004558F8" w:rsidRPr="00C61419" w:rsidRDefault="004558F8" w:rsidP="00A055DC">
            <w:pPr>
              <w:jc w:val="center"/>
              <w:rPr>
                <w:sz w:val="18"/>
                <w:szCs w:val="18"/>
                <w:lang w:val="en-GB"/>
              </w:rPr>
            </w:pPr>
            <w:r w:rsidRPr="00C61419">
              <w:rPr>
                <w:sz w:val="18"/>
                <w:szCs w:val="18"/>
                <w:lang w:val="en-GB"/>
              </w:rPr>
              <w:t>1.2</w:t>
            </w:r>
          </w:p>
        </w:tc>
        <w:tc>
          <w:tcPr>
            <w:tcW w:w="1559" w:type="dxa"/>
            <w:vAlign w:val="center"/>
          </w:tcPr>
          <w:p w14:paraId="01218F35" w14:textId="77777777" w:rsidR="004558F8" w:rsidRPr="00C61419" w:rsidRDefault="004558F8" w:rsidP="00A055DC">
            <w:pPr>
              <w:jc w:val="right"/>
              <w:rPr>
                <w:b/>
                <w:smallCaps/>
                <w:sz w:val="18"/>
                <w:szCs w:val="18"/>
                <w:lang w:val="en-GB"/>
              </w:rPr>
            </w:pPr>
            <w:r w:rsidRPr="00C61419">
              <w:rPr>
                <w:b/>
                <w:smallCaps/>
                <w:sz w:val="18"/>
                <w:szCs w:val="18"/>
                <w:lang w:val="en-GB"/>
              </w:rPr>
              <w:t>Material</w:t>
            </w:r>
          </w:p>
        </w:tc>
        <w:tc>
          <w:tcPr>
            <w:tcW w:w="6521" w:type="dxa"/>
          </w:tcPr>
          <w:p w14:paraId="7F7F903C" w14:textId="77777777" w:rsidR="004558F8" w:rsidRPr="00C61419" w:rsidRDefault="004558F8" w:rsidP="00A055DC">
            <w:pPr>
              <w:rPr>
                <w:sz w:val="18"/>
                <w:szCs w:val="18"/>
                <w:lang w:val="en-GB"/>
              </w:rPr>
            </w:pPr>
            <w:r w:rsidRPr="00C61419">
              <w:rPr>
                <w:sz w:val="18"/>
                <w:szCs w:val="18"/>
                <w:lang w:val="en-GB"/>
              </w:rPr>
              <w:t xml:space="preserve">Aerosol formation and accumulation </w:t>
            </w:r>
            <w:proofErr w:type="gramStart"/>
            <w:r w:rsidRPr="00C61419">
              <w:rPr>
                <w:sz w:val="18"/>
                <w:szCs w:val="18"/>
                <w:lang w:val="en-GB"/>
              </w:rPr>
              <w:t>should be simulated</w:t>
            </w:r>
            <w:proofErr w:type="gramEnd"/>
            <w:r w:rsidRPr="00C61419">
              <w:rPr>
                <w:sz w:val="18"/>
                <w:szCs w:val="18"/>
                <w:lang w:val="en-GB"/>
              </w:rPr>
              <w:t xml:space="preserve"> in air. The simulation takes into account solid particles only consisting of soot, mineral dust and other organic sources.</w:t>
            </w:r>
          </w:p>
        </w:tc>
      </w:tr>
      <w:tr w:rsidR="004558F8" w:rsidRPr="00C61419" w14:paraId="69FE9D72" w14:textId="77777777" w:rsidTr="00FC0C34">
        <w:trPr>
          <w:cantSplit/>
        </w:trPr>
        <w:tc>
          <w:tcPr>
            <w:tcW w:w="709" w:type="dxa"/>
            <w:vAlign w:val="center"/>
          </w:tcPr>
          <w:p w14:paraId="6C0B6C2B" w14:textId="77777777" w:rsidR="004558F8" w:rsidRPr="00C61419" w:rsidRDefault="004558F8" w:rsidP="00A055DC">
            <w:pPr>
              <w:jc w:val="center"/>
              <w:rPr>
                <w:sz w:val="18"/>
                <w:szCs w:val="18"/>
                <w:lang w:val="en-GB"/>
              </w:rPr>
            </w:pPr>
            <w:r w:rsidRPr="00C61419">
              <w:rPr>
                <w:sz w:val="18"/>
                <w:szCs w:val="18"/>
                <w:lang w:val="en-GB"/>
              </w:rPr>
              <w:t>1.3</w:t>
            </w:r>
          </w:p>
        </w:tc>
        <w:tc>
          <w:tcPr>
            <w:tcW w:w="1559" w:type="dxa"/>
            <w:vAlign w:val="center"/>
          </w:tcPr>
          <w:p w14:paraId="0D41A210" w14:textId="77777777" w:rsidR="004558F8" w:rsidRPr="00C61419" w:rsidRDefault="004558F8" w:rsidP="00A055DC">
            <w:pPr>
              <w:jc w:val="right"/>
              <w:rPr>
                <w:b/>
                <w:smallCaps/>
                <w:sz w:val="18"/>
                <w:szCs w:val="18"/>
                <w:lang w:val="en-GB"/>
              </w:rPr>
            </w:pPr>
            <w:r w:rsidRPr="00C61419">
              <w:rPr>
                <w:b/>
                <w:smallCaps/>
                <w:sz w:val="18"/>
                <w:szCs w:val="18"/>
                <w:lang w:val="en-GB"/>
              </w:rPr>
              <w:t>Geometry</w:t>
            </w:r>
          </w:p>
        </w:tc>
        <w:tc>
          <w:tcPr>
            <w:tcW w:w="6521" w:type="dxa"/>
          </w:tcPr>
          <w:p w14:paraId="29F2FDC8" w14:textId="77777777" w:rsidR="004558F8" w:rsidRPr="00C61419" w:rsidRDefault="004558F8" w:rsidP="00A055DC">
            <w:pPr>
              <w:tabs>
                <w:tab w:val="left" w:pos="1365"/>
              </w:tabs>
              <w:rPr>
                <w:sz w:val="18"/>
                <w:szCs w:val="18"/>
                <w:lang w:val="en-GB"/>
              </w:rPr>
            </w:pPr>
            <w:r w:rsidRPr="00C61419">
              <w:rPr>
                <w:sz w:val="18"/>
                <w:szCs w:val="18"/>
                <w:lang w:val="en-GB"/>
              </w:rPr>
              <w:t>Simulated room as provided by IUAV</w:t>
            </w:r>
          </w:p>
        </w:tc>
      </w:tr>
      <w:tr w:rsidR="004558F8" w:rsidRPr="00C61419" w14:paraId="2AA3E1A9" w14:textId="77777777" w:rsidTr="00FC0C34">
        <w:trPr>
          <w:cantSplit/>
        </w:trPr>
        <w:tc>
          <w:tcPr>
            <w:tcW w:w="709" w:type="dxa"/>
            <w:vAlign w:val="center"/>
          </w:tcPr>
          <w:p w14:paraId="67EB1CAB" w14:textId="77777777" w:rsidR="004558F8" w:rsidRPr="00C61419" w:rsidRDefault="004558F8" w:rsidP="00A055DC">
            <w:pPr>
              <w:jc w:val="center"/>
              <w:rPr>
                <w:sz w:val="18"/>
                <w:szCs w:val="18"/>
                <w:lang w:val="en-GB"/>
              </w:rPr>
            </w:pPr>
            <w:r w:rsidRPr="00C61419">
              <w:rPr>
                <w:sz w:val="18"/>
                <w:szCs w:val="18"/>
                <w:lang w:val="en-GB"/>
              </w:rPr>
              <w:t>1.4</w:t>
            </w:r>
          </w:p>
        </w:tc>
        <w:tc>
          <w:tcPr>
            <w:tcW w:w="1559" w:type="dxa"/>
            <w:vAlign w:val="center"/>
          </w:tcPr>
          <w:p w14:paraId="41B7A86F" w14:textId="77777777" w:rsidR="004558F8" w:rsidRPr="00C61419" w:rsidRDefault="004558F8" w:rsidP="00A055DC">
            <w:pPr>
              <w:jc w:val="right"/>
              <w:rPr>
                <w:b/>
                <w:smallCaps/>
                <w:sz w:val="18"/>
                <w:szCs w:val="18"/>
                <w:lang w:val="en-GB"/>
              </w:rPr>
            </w:pPr>
            <w:r w:rsidRPr="00C61419">
              <w:rPr>
                <w:b/>
                <w:smallCaps/>
                <w:sz w:val="18"/>
                <w:szCs w:val="18"/>
                <w:lang w:val="en-GB"/>
              </w:rPr>
              <w:t>Time Lapse</w:t>
            </w:r>
          </w:p>
        </w:tc>
        <w:tc>
          <w:tcPr>
            <w:tcW w:w="6521" w:type="dxa"/>
          </w:tcPr>
          <w:p w14:paraId="3DC57BC6" w14:textId="77777777" w:rsidR="004558F8" w:rsidRPr="00C61419" w:rsidRDefault="004558F8" w:rsidP="00A055DC">
            <w:pPr>
              <w:tabs>
                <w:tab w:val="left" w:pos="1365"/>
              </w:tabs>
              <w:rPr>
                <w:sz w:val="18"/>
                <w:szCs w:val="18"/>
                <w:lang w:val="en-GB"/>
              </w:rPr>
            </w:pPr>
            <w:r w:rsidRPr="00C61419">
              <w:rPr>
                <w:sz w:val="18"/>
                <w:szCs w:val="18"/>
                <w:lang w:val="en-GB"/>
              </w:rPr>
              <w:t>Time scale provided by IUAV. In principle, for three different cases:</w:t>
            </w:r>
          </w:p>
          <w:p w14:paraId="5C2A1F6A"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Winter season day</w:t>
            </w:r>
          </w:p>
          <w:p w14:paraId="57040018"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Summer season day</w:t>
            </w:r>
          </w:p>
          <w:p w14:paraId="1B2DFD4C" w14:textId="77777777" w:rsidR="004558F8" w:rsidRPr="00C61419" w:rsidRDefault="004558F8" w:rsidP="004558F8">
            <w:pPr>
              <w:pStyle w:val="Listenabsatz"/>
              <w:numPr>
                <w:ilvl w:val="0"/>
                <w:numId w:val="16"/>
              </w:numPr>
              <w:tabs>
                <w:tab w:val="left" w:pos="1365"/>
              </w:tabs>
              <w:spacing w:before="0" w:after="0"/>
              <w:contextualSpacing/>
              <w:jc w:val="left"/>
              <w:rPr>
                <w:sz w:val="18"/>
                <w:szCs w:val="18"/>
                <w:lang w:val="en-GB"/>
              </w:rPr>
            </w:pPr>
            <w:r w:rsidRPr="00C61419">
              <w:rPr>
                <w:sz w:val="18"/>
                <w:szCs w:val="18"/>
                <w:lang w:val="en-GB"/>
              </w:rPr>
              <w:t>Intermediate season day</w:t>
            </w:r>
          </w:p>
          <w:p w14:paraId="4F8489B6" w14:textId="77777777" w:rsidR="0023136E" w:rsidRPr="00C61419" w:rsidRDefault="0023136E" w:rsidP="0023136E">
            <w:pPr>
              <w:tabs>
                <w:tab w:val="left" w:pos="1365"/>
              </w:tabs>
              <w:spacing w:before="0" w:after="0"/>
              <w:ind w:left="360"/>
              <w:contextualSpacing/>
              <w:jc w:val="left"/>
              <w:rPr>
                <w:sz w:val="18"/>
                <w:szCs w:val="18"/>
                <w:lang w:val="en-GB"/>
              </w:rPr>
            </w:pPr>
          </w:p>
        </w:tc>
      </w:tr>
      <w:tr w:rsidR="004558F8" w:rsidRPr="00C61419" w14:paraId="79262777" w14:textId="77777777" w:rsidTr="00FC0C34">
        <w:trPr>
          <w:cantSplit/>
        </w:trPr>
        <w:tc>
          <w:tcPr>
            <w:tcW w:w="709" w:type="dxa"/>
            <w:vAlign w:val="center"/>
          </w:tcPr>
          <w:p w14:paraId="6C14E25D" w14:textId="77777777" w:rsidR="004558F8" w:rsidRPr="00C61419" w:rsidRDefault="004558F8" w:rsidP="00A055DC">
            <w:pPr>
              <w:jc w:val="center"/>
              <w:rPr>
                <w:sz w:val="18"/>
                <w:szCs w:val="18"/>
                <w:lang w:val="en-GB"/>
              </w:rPr>
            </w:pPr>
            <w:r w:rsidRPr="00C61419">
              <w:rPr>
                <w:sz w:val="18"/>
                <w:szCs w:val="18"/>
                <w:lang w:val="en-GB"/>
              </w:rPr>
              <w:t>1.5</w:t>
            </w:r>
          </w:p>
        </w:tc>
        <w:tc>
          <w:tcPr>
            <w:tcW w:w="1559" w:type="dxa"/>
            <w:vAlign w:val="center"/>
          </w:tcPr>
          <w:p w14:paraId="783CFF0B" w14:textId="77777777" w:rsidR="004558F8" w:rsidRPr="00C61419" w:rsidRDefault="004558F8" w:rsidP="00A055DC">
            <w:pPr>
              <w:jc w:val="right"/>
              <w:rPr>
                <w:b/>
                <w:smallCaps/>
                <w:sz w:val="18"/>
                <w:szCs w:val="18"/>
                <w:lang w:val="en-GB"/>
              </w:rPr>
            </w:pPr>
            <w:r w:rsidRPr="00C61419">
              <w:rPr>
                <w:b/>
                <w:smallCaps/>
                <w:sz w:val="18"/>
                <w:szCs w:val="18"/>
                <w:lang w:val="en-GB"/>
              </w:rPr>
              <w:t>Manufacturing process or</w:t>
            </w:r>
          </w:p>
          <w:p w14:paraId="5711538A" w14:textId="77777777" w:rsidR="004558F8" w:rsidRPr="00C61419" w:rsidRDefault="004558F8" w:rsidP="00A055DC">
            <w:pPr>
              <w:jc w:val="right"/>
              <w:rPr>
                <w:b/>
                <w:smallCaps/>
                <w:sz w:val="18"/>
                <w:szCs w:val="18"/>
                <w:lang w:val="en-GB"/>
              </w:rPr>
            </w:pPr>
            <w:r w:rsidRPr="00C61419">
              <w:rPr>
                <w:b/>
                <w:smallCaps/>
                <w:sz w:val="18"/>
                <w:szCs w:val="18"/>
                <w:lang w:val="en-GB"/>
              </w:rPr>
              <w:t xml:space="preserve"> in-service conditions</w:t>
            </w:r>
          </w:p>
        </w:tc>
        <w:tc>
          <w:tcPr>
            <w:tcW w:w="6521" w:type="dxa"/>
          </w:tcPr>
          <w:p w14:paraId="11F1E1E0" w14:textId="77777777" w:rsidR="0039296A" w:rsidRPr="00C61419" w:rsidRDefault="0039296A" w:rsidP="00A055DC">
            <w:pPr>
              <w:tabs>
                <w:tab w:val="left" w:pos="1365"/>
              </w:tabs>
              <w:rPr>
                <w:sz w:val="18"/>
                <w:szCs w:val="18"/>
                <w:lang w:val="en-GB"/>
              </w:rPr>
            </w:pPr>
          </w:p>
          <w:p w14:paraId="0376A1B4" w14:textId="77777777" w:rsidR="004558F8" w:rsidRPr="00C61419" w:rsidRDefault="004558F8" w:rsidP="00A055DC">
            <w:pPr>
              <w:tabs>
                <w:tab w:val="left" w:pos="1365"/>
              </w:tabs>
              <w:rPr>
                <w:sz w:val="18"/>
                <w:szCs w:val="18"/>
                <w:lang w:val="en-GB"/>
              </w:rPr>
            </w:pPr>
            <w:r w:rsidRPr="00C61419">
              <w:rPr>
                <w:sz w:val="18"/>
                <w:szCs w:val="18"/>
                <w:lang w:val="en-GB"/>
              </w:rPr>
              <w:t>Boundary conditions from previous CFD simulation</w:t>
            </w:r>
          </w:p>
        </w:tc>
      </w:tr>
      <w:tr w:rsidR="004558F8" w:rsidRPr="00C61419" w14:paraId="321DFC81" w14:textId="77777777" w:rsidTr="00FC0C34">
        <w:trPr>
          <w:cantSplit/>
          <w:trHeight w:val="392"/>
        </w:trPr>
        <w:tc>
          <w:tcPr>
            <w:tcW w:w="709" w:type="dxa"/>
            <w:vAlign w:val="center"/>
          </w:tcPr>
          <w:p w14:paraId="47C4FF75" w14:textId="77777777" w:rsidR="004558F8" w:rsidRPr="00C61419" w:rsidRDefault="004558F8" w:rsidP="00A055DC">
            <w:pPr>
              <w:jc w:val="center"/>
              <w:rPr>
                <w:sz w:val="18"/>
                <w:szCs w:val="18"/>
                <w:lang w:val="en-GB"/>
              </w:rPr>
            </w:pPr>
            <w:r w:rsidRPr="00C61419">
              <w:rPr>
                <w:sz w:val="18"/>
                <w:szCs w:val="18"/>
                <w:lang w:val="en-GB"/>
              </w:rPr>
              <w:t>1.6</w:t>
            </w:r>
          </w:p>
        </w:tc>
        <w:tc>
          <w:tcPr>
            <w:tcW w:w="1559" w:type="dxa"/>
            <w:vAlign w:val="center"/>
          </w:tcPr>
          <w:p w14:paraId="6B8915D3" w14:textId="77777777" w:rsidR="004558F8" w:rsidRPr="00C61419" w:rsidRDefault="004558F8" w:rsidP="00A055DC">
            <w:pPr>
              <w:jc w:val="right"/>
              <w:rPr>
                <w:b/>
                <w:smallCaps/>
                <w:sz w:val="18"/>
                <w:szCs w:val="18"/>
                <w:lang w:val="en-GB"/>
              </w:rPr>
            </w:pPr>
            <w:r w:rsidRPr="00C61419">
              <w:rPr>
                <w:b/>
                <w:smallCaps/>
                <w:sz w:val="18"/>
                <w:szCs w:val="18"/>
                <w:lang w:val="en-GB"/>
              </w:rPr>
              <w:t>Publication on this data</w:t>
            </w:r>
          </w:p>
        </w:tc>
        <w:tc>
          <w:tcPr>
            <w:tcW w:w="6521" w:type="dxa"/>
          </w:tcPr>
          <w:p w14:paraId="05173631" w14:textId="77777777" w:rsidR="004558F8" w:rsidRPr="00C61419" w:rsidRDefault="004558F8" w:rsidP="00A055DC">
            <w:pPr>
              <w:rPr>
                <w:i/>
                <w:sz w:val="18"/>
                <w:szCs w:val="18"/>
                <w:lang w:val="en-GB"/>
              </w:rPr>
            </w:pPr>
          </w:p>
          <w:p w14:paraId="6686B710" w14:textId="1BB95621" w:rsidR="004558F8" w:rsidRPr="00C61419" w:rsidRDefault="004558F8" w:rsidP="00A055DC">
            <w:pPr>
              <w:rPr>
                <w:i/>
                <w:sz w:val="18"/>
                <w:szCs w:val="18"/>
                <w:lang w:val="en-GB"/>
              </w:rPr>
            </w:pPr>
          </w:p>
          <w:p w14:paraId="5929C2AB" w14:textId="77777777" w:rsidR="004558F8" w:rsidRPr="00C61419" w:rsidRDefault="004558F8" w:rsidP="00A055DC">
            <w:pPr>
              <w:rPr>
                <w:i/>
                <w:iCs/>
                <w:sz w:val="18"/>
                <w:szCs w:val="18"/>
                <w:lang w:val="en-GB"/>
              </w:rPr>
            </w:pPr>
          </w:p>
        </w:tc>
      </w:tr>
    </w:tbl>
    <w:p w14:paraId="15505C9A" w14:textId="65D868D3" w:rsidR="00762140" w:rsidRPr="00C61419" w:rsidRDefault="00762140" w:rsidP="004558F8">
      <w:pPr>
        <w:spacing w:after="0"/>
        <w:rPr>
          <w:i/>
          <w:iCs/>
          <w:sz w:val="18"/>
          <w:szCs w:val="18"/>
          <w:lang w:val="en-GB"/>
        </w:rPr>
      </w:pPr>
    </w:p>
    <w:p w14:paraId="3A3A643C" w14:textId="77777777" w:rsidR="00762140" w:rsidRPr="00C61419" w:rsidRDefault="00762140">
      <w:pPr>
        <w:spacing w:before="0" w:after="0"/>
        <w:jc w:val="left"/>
        <w:rPr>
          <w:i/>
          <w:iCs/>
          <w:sz w:val="18"/>
          <w:szCs w:val="18"/>
          <w:lang w:val="en-GB"/>
        </w:rPr>
      </w:pPr>
      <w:r w:rsidRPr="00C61419">
        <w:rPr>
          <w:i/>
          <w:iCs/>
          <w:sz w:val="18"/>
          <w:szCs w:val="18"/>
          <w:lang w:val="en-GB"/>
        </w:rPr>
        <w:br w:type="page"/>
      </w:r>
    </w:p>
    <w:p w14:paraId="2CBCE636" w14:textId="77777777" w:rsidR="004558F8" w:rsidRPr="00C61419" w:rsidRDefault="004558F8" w:rsidP="004558F8">
      <w:pPr>
        <w:spacing w:after="0"/>
        <w:rPr>
          <w:i/>
          <w:iCs/>
          <w:sz w:val="18"/>
          <w:szCs w:val="18"/>
          <w:lang w:val="en-GB"/>
        </w:rPr>
      </w:pPr>
    </w:p>
    <w:p w14:paraId="46FD4315" w14:textId="77777777" w:rsidR="004558F8" w:rsidRPr="00C61419" w:rsidRDefault="004558F8" w:rsidP="004558F8">
      <w:pPr>
        <w:spacing w:after="0"/>
        <w:rPr>
          <w:i/>
          <w:iCs/>
          <w:sz w:val="18"/>
          <w:szCs w:val="18"/>
          <w:lang w:val="en-GB"/>
        </w:rPr>
      </w:pPr>
    </w:p>
    <w:tbl>
      <w:tblPr>
        <w:tblStyle w:val="TableGridLight1"/>
        <w:tblW w:w="4731" w:type="pct"/>
        <w:tblInd w:w="250" w:type="dxa"/>
        <w:tblLayout w:type="fixed"/>
        <w:tblLook w:val="04A0" w:firstRow="1" w:lastRow="0" w:firstColumn="1" w:lastColumn="0" w:noHBand="0" w:noVBand="1"/>
      </w:tblPr>
      <w:tblGrid>
        <w:gridCol w:w="590"/>
        <w:gridCol w:w="1325"/>
        <w:gridCol w:w="1471"/>
        <w:gridCol w:w="5724"/>
      </w:tblGrid>
      <w:tr w:rsidR="004558F8" w:rsidRPr="00C61419" w14:paraId="2C9D173D" w14:textId="77777777" w:rsidTr="00FC0C34">
        <w:trPr>
          <w:cantSplit/>
          <w:trHeight w:val="269"/>
        </w:trPr>
        <w:tc>
          <w:tcPr>
            <w:tcW w:w="569" w:type="dxa"/>
            <w:shd w:val="clear" w:color="auto" w:fill="95B3D7" w:themeFill="accent1" w:themeFillTint="99"/>
            <w:vAlign w:val="center"/>
          </w:tcPr>
          <w:p w14:paraId="7D034CE0" w14:textId="395F9286" w:rsidR="004558F8" w:rsidRPr="00C61419" w:rsidRDefault="004558F8" w:rsidP="00A055DC">
            <w:pPr>
              <w:spacing w:after="60"/>
              <w:rPr>
                <w:b/>
                <w:szCs w:val="18"/>
                <w:lang w:val="en-GB"/>
              </w:rPr>
            </w:pPr>
            <w:r w:rsidRPr="00C61419">
              <w:rPr>
                <w:b/>
                <w:szCs w:val="18"/>
                <w:lang w:val="en-GB"/>
              </w:rPr>
              <w:t>2</w:t>
            </w:r>
          </w:p>
        </w:tc>
        <w:tc>
          <w:tcPr>
            <w:tcW w:w="8219" w:type="dxa"/>
            <w:gridSpan w:val="3"/>
            <w:shd w:val="clear" w:color="auto" w:fill="95B3D7" w:themeFill="accent1" w:themeFillTint="99"/>
          </w:tcPr>
          <w:p w14:paraId="02A91BD3" w14:textId="329B6E0D" w:rsidR="004558F8" w:rsidRPr="00C61419" w:rsidRDefault="00290FB4" w:rsidP="00A055DC">
            <w:pPr>
              <w:spacing w:after="60"/>
              <w:rPr>
                <w:b/>
                <w:i/>
                <w:smallCaps/>
                <w:szCs w:val="18"/>
                <w:lang w:val="en-GB"/>
              </w:rPr>
            </w:pPr>
            <w:r w:rsidRPr="00C61419">
              <w:rPr>
                <w:b/>
                <w:iCs/>
                <w:noProof/>
                <w:sz w:val="18"/>
                <w:szCs w:val="18"/>
                <w:lang w:val="en-GB" w:eastAsia="de-DE"/>
              </w:rPr>
              <mc:AlternateContent>
                <mc:Choice Requires="wps">
                  <w:drawing>
                    <wp:anchor distT="0" distB="0" distL="114300" distR="114300" simplePos="0" relativeHeight="251677696" behindDoc="0" locked="0" layoutInCell="1" allowOverlap="1" wp14:anchorId="6C199A2F" wp14:editId="3B11A424">
                      <wp:simplePos x="0" y="0"/>
                      <wp:positionH relativeFrom="column">
                        <wp:posOffset>4801015</wp:posOffset>
                      </wp:positionH>
                      <wp:positionV relativeFrom="paragraph">
                        <wp:posOffset>-166784</wp:posOffset>
                      </wp:positionV>
                      <wp:extent cx="445770" cy="462280"/>
                      <wp:effectExtent l="0" t="0" r="11430" b="13970"/>
                      <wp:wrapNone/>
                      <wp:docPr id="64" name="Oval 15"/>
                      <wp:cNvGraphicFramePr/>
                      <a:graphic xmlns:a="http://schemas.openxmlformats.org/drawingml/2006/main">
                        <a:graphicData uri="http://schemas.microsoft.com/office/word/2010/wordprocessingShape">
                          <wps:wsp>
                            <wps:cNvSpPr/>
                            <wps:spPr>
                              <a:xfrm flipV="1">
                                <a:off x="0" y="0"/>
                                <a:ext cx="445770" cy="462280"/>
                              </a:xfrm>
                              <a:prstGeom prst="ellipse">
                                <a:avLst/>
                              </a:prstGeom>
                              <a:ln>
                                <a:solidFill>
                                  <a:schemeClr val="accent1">
                                    <a:lumMod val="50000"/>
                                  </a:schemeClr>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2DB9DCAE" id="Oval 15" o:spid="_x0000_s1026" style="position:absolute;margin-left:378.05pt;margin-top:-13.15pt;width:35.1pt;height:36.4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" fillcolor="#4f81bd [3204]" strokecolor="#243f60 [1604]" strokeweight="2pt"/>
                  </w:pict>
                </mc:Fallback>
              </mc:AlternateContent>
            </w:r>
            <w:r w:rsidR="004558F8" w:rsidRPr="00C61419">
              <w:rPr>
                <w:b/>
                <w:smallCaps/>
                <w:szCs w:val="18"/>
                <w:lang w:val="en-GB"/>
              </w:rPr>
              <w:t xml:space="preserve">Generic Physics Of The Model Equation </w:t>
            </w:r>
          </w:p>
        </w:tc>
      </w:tr>
      <w:tr w:rsidR="004558F8" w:rsidRPr="00C61419" w14:paraId="6512915D" w14:textId="77777777" w:rsidTr="00FC0C34">
        <w:trPr>
          <w:cantSplit/>
        </w:trPr>
        <w:tc>
          <w:tcPr>
            <w:tcW w:w="569" w:type="dxa"/>
            <w:vAlign w:val="center"/>
          </w:tcPr>
          <w:p w14:paraId="219151BC" w14:textId="14BD344C" w:rsidR="004558F8" w:rsidRPr="00C61419" w:rsidRDefault="004558F8" w:rsidP="00A055DC">
            <w:pPr>
              <w:jc w:val="center"/>
              <w:rPr>
                <w:sz w:val="18"/>
                <w:szCs w:val="18"/>
                <w:lang w:val="en-GB"/>
              </w:rPr>
            </w:pPr>
            <w:r w:rsidRPr="00C61419">
              <w:rPr>
                <w:sz w:val="18"/>
                <w:szCs w:val="18"/>
                <w:lang w:val="en-GB"/>
              </w:rPr>
              <w:t>2.1</w:t>
            </w:r>
          </w:p>
        </w:tc>
        <w:tc>
          <w:tcPr>
            <w:tcW w:w="1278" w:type="dxa"/>
          </w:tcPr>
          <w:p w14:paraId="5EF96A38" w14:textId="77777777" w:rsidR="004558F8" w:rsidRPr="00C61419" w:rsidRDefault="004558F8" w:rsidP="00A055DC">
            <w:pPr>
              <w:jc w:val="right"/>
              <w:rPr>
                <w:b/>
                <w:smallCaps/>
                <w:sz w:val="18"/>
                <w:szCs w:val="18"/>
                <w:lang w:val="en-GB"/>
              </w:rPr>
            </w:pPr>
            <w:r w:rsidRPr="00C61419">
              <w:rPr>
                <w:b/>
                <w:smallCaps/>
                <w:sz w:val="18"/>
                <w:szCs w:val="18"/>
                <w:lang w:val="en-GB"/>
              </w:rPr>
              <w:t>Model type and name</w:t>
            </w:r>
          </w:p>
        </w:tc>
        <w:tc>
          <w:tcPr>
            <w:tcW w:w="6941" w:type="dxa"/>
            <w:gridSpan w:val="2"/>
          </w:tcPr>
          <w:p w14:paraId="216CC6C7" w14:textId="1E18A5C0" w:rsidR="004558F8" w:rsidRPr="00C61419" w:rsidRDefault="004558F8" w:rsidP="00A055DC">
            <w:pPr>
              <w:rPr>
                <w:sz w:val="18"/>
                <w:szCs w:val="18"/>
                <w:lang w:val="en-GB"/>
              </w:rPr>
            </w:pPr>
            <w:r w:rsidRPr="00C61419">
              <w:rPr>
                <w:sz w:val="18"/>
                <w:szCs w:val="18"/>
                <w:lang w:val="en-GB"/>
              </w:rPr>
              <w:t>Particle tracing based on Newton’s law of motion</w:t>
            </w:r>
          </w:p>
        </w:tc>
      </w:tr>
      <w:tr w:rsidR="004558F8" w:rsidRPr="00C61419" w14:paraId="1E456449" w14:textId="77777777" w:rsidTr="00FC0C34">
        <w:trPr>
          <w:cantSplit/>
        </w:trPr>
        <w:tc>
          <w:tcPr>
            <w:tcW w:w="569" w:type="dxa"/>
            <w:vAlign w:val="center"/>
          </w:tcPr>
          <w:p w14:paraId="145F8B28" w14:textId="398C1277" w:rsidR="004558F8" w:rsidRPr="00C61419" w:rsidRDefault="004558F8" w:rsidP="00A055DC">
            <w:pPr>
              <w:jc w:val="center"/>
              <w:rPr>
                <w:sz w:val="18"/>
                <w:szCs w:val="18"/>
                <w:lang w:val="en-GB"/>
              </w:rPr>
            </w:pPr>
            <w:r w:rsidRPr="00C61419">
              <w:rPr>
                <w:sz w:val="18"/>
                <w:szCs w:val="18"/>
                <w:lang w:val="en-GB"/>
              </w:rPr>
              <w:t>2.2</w:t>
            </w:r>
          </w:p>
        </w:tc>
        <w:tc>
          <w:tcPr>
            <w:tcW w:w="1278" w:type="dxa"/>
          </w:tcPr>
          <w:p w14:paraId="306A465D" w14:textId="77777777" w:rsidR="004558F8" w:rsidRPr="00C61419" w:rsidRDefault="004558F8" w:rsidP="00A055DC">
            <w:pPr>
              <w:jc w:val="right"/>
              <w:rPr>
                <w:b/>
                <w:smallCaps/>
                <w:sz w:val="18"/>
                <w:szCs w:val="18"/>
                <w:lang w:val="en-GB"/>
              </w:rPr>
            </w:pPr>
            <w:r w:rsidRPr="00C61419">
              <w:rPr>
                <w:b/>
                <w:smallCaps/>
                <w:sz w:val="18"/>
                <w:szCs w:val="18"/>
                <w:lang w:val="en-GB"/>
              </w:rPr>
              <w:t>Model entity</w:t>
            </w:r>
          </w:p>
        </w:tc>
        <w:tc>
          <w:tcPr>
            <w:tcW w:w="6941" w:type="dxa"/>
            <w:gridSpan w:val="2"/>
          </w:tcPr>
          <w:p w14:paraId="781A268A" w14:textId="77777777" w:rsidR="004558F8" w:rsidRPr="00C61419" w:rsidRDefault="004558F8" w:rsidP="00A055DC">
            <w:pPr>
              <w:tabs>
                <w:tab w:val="left" w:pos="1365"/>
              </w:tabs>
              <w:rPr>
                <w:sz w:val="18"/>
                <w:szCs w:val="18"/>
                <w:lang w:val="en-GB"/>
              </w:rPr>
            </w:pPr>
            <w:r w:rsidRPr="00C61419">
              <w:rPr>
                <w:sz w:val="18"/>
                <w:szCs w:val="18"/>
                <w:lang w:val="en-GB"/>
              </w:rPr>
              <w:t>Finite volumes, particles</w:t>
            </w:r>
          </w:p>
        </w:tc>
      </w:tr>
      <w:tr w:rsidR="004558F8" w:rsidRPr="00C61419" w14:paraId="30326187" w14:textId="77777777" w:rsidTr="00FC0C34">
        <w:trPr>
          <w:cantSplit/>
          <w:trHeight w:val="441"/>
        </w:trPr>
        <w:tc>
          <w:tcPr>
            <w:tcW w:w="569" w:type="dxa"/>
            <w:vMerge w:val="restart"/>
            <w:vAlign w:val="center"/>
          </w:tcPr>
          <w:p w14:paraId="67250A93" w14:textId="4DAD2450" w:rsidR="004558F8" w:rsidRPr="00C61419" w:rsidRDefault="004558F8" w:rsidP="00A055DC">
            <w:pPr>
              <w:jc w:val="center"/>
              <w:rPr>
                <w:sz w:val="18"/>
                <w:szCs w:val="18"/>
                <w:lang w:val="en-GB"/>
              </w:rPr>
            </w:pPr>
            <w:r w:rsidRPr="00C61419">
              <w:rPr>
                <w:sz w:val="18"/>
                <w:szCs w:val="18"/>
                <w:lang w:val="en-GB"/>
              </w:rPr>
              <w:t>2.3</w:t>
            </w:r>
          </w:p>
        </w:tc>
        <w:tc>
          <w:tcPr>
            <w:tcW w:w="1278" w:type="dxa"/>
            <w:vMerge w:val="restart"/>
            <w:vAlign w:val="center"/>
          </w:tcPr>
          <w:p w14:paraId="1313A33D" w14:textId="77777777" w:rsidR="004558F8" w:rsidRPr="00C61419" w:rsidRDefault="004558F8" w:rsidP="00A055DC">
            <w:pPr>
              <w:jc w:val="right"/>
              <w:rPr>
                <w:b/>
                <w:smallCaps/>
                <w:sz w:val="18"/>
                <w:szCs w:val="18"/>
                <w:lang w:val="en-GB"/>
              </w:rPr>
            </w:pPr>
            <w:r w:rsidRPr="00C61419">
              <w:rPr>
                <w:b/>
                <w:smallCaps/>
                <w:sz w:val="18"/>
                <w:szCs w:val="18"/>
                <w:lang w:val="en-GB"/>
              </w:rPr>
              <w:t>Model</w:t>
            </w:r>
            <w:r w:rsidRPr="00C61419">
              <w:rPr>
                <w:sz w:val="18"/>
                <w:szCs w:val="18"/>
                <w:lang w:val="en-GB"/>
              </w:rPr>
              <w:t xml:space="preserve"> </w:t>
            </w:r>
            <w:r w:rsidRPr="00C61419">
              <w:rPr>
                <w:b/>
                <w:smallCaps/>
                <w:sz w:val="18"/>
                <w:szCs w:val="18"/>
                <w:lang w:val="en-GB"/>
              </w:rPr>
              <w:t xml:space="preserve">Physics/ Chemistry equation </w:t>
            </w:r>
          </w:p>
          <w:p w14:paraId="736A1BF8" w14:textId="77777777" w:rsidR="004558F8" w:rsidRPr="00C61419" w:rsidRDefault="004558F8" w:rsidP="00A055DC">
            <w:pPr>
              <w:jc w:val="center"/>
              <w:rPr>
                <w:b/>
                <w:smallCaps/>
                <w:sz w:val="18"/>
                <w:szCs w:val="18"/>
                <w:lang w:val="en-GB"/>
              </w:rPr>
            </w:pPr>
            <w:r w:rsidRPr="00C61419">
              <w:rPr>
                <w:b/>
                <w:smallCaps/>
                <w:sz w:val="18"/>
                <w:szCs w:val="18"/>
                <w:lang w:val="en-GB"/>
              </w:rPr>
              <w:t>PE</w:t>
            </w:r>
          </w:p>
        </w:tc>
        <w:tc>
          <w:tcPr>
            <w:tcW w:w="1419" w:type="dxa"/>
          </w:tcPr>
          <w:p w14:paraId="48BFFDDE" w14:textId="77777777" w:rsidR="004558F8" w:rsidRPr="00C61419" w:rsidRDefault="004558F8" w:rsidP="00A055DC">
            <w:pPr>
              <w:jc w:val="right"/>
              <w:rPr>
                <w:sz w:val="18"/>
                <w:szCs w:val="18"/>
                <w:lang w:val="en-GB"/>
              </w:rPr>
            </w:pPr>
            <w:r w:rsidRPr="00C61419">
              <w:rPr>
                <w:b/>
                <w:sz w:val="18"/>
                <w:szCs w:val="18"/>
                <w:lang w:val="en-GB"/>
              </w:rPr>
              <w:t>Equation</w:t>
            </w:r>
          </w:p>
        </w:tc>
        <w:tc>
          <w:tcPr>
            <w:tcW w:w="5522" w:type="dxa"/>
          </w:tcPr>
          <w:p w14:paraId="087B0265" w14:textId="77777777" w:rsidR="004558F8" w:rsidRPr="00C61419" w:rsidRDefault="004558F8" w:rsidP="00A055DC">
            <w:pPr>
              <w:rPr>
                <w:i/>
                <w:sz w:val="18"/>
                <w:szCs w:val="18"/>
                <w:lang w:val="en-GB"/>
              </w:rPr>
            </w:pPr>
            <w:r w:rsidRPr="00C61419">
              <w:rPr>
                <w:i/>
                <w:sz w:val="18"/>
                <w:szCs w:val="18"/>
                <w:lang w:val="en-GB"/>
              </w:rPr>
              <w:t>Newton’s second law (Particle tracing):</w:t>
            </w:r>
          </w:p>
          <w:p w14:paraId="7217A0E0" w14:textId="281CB871" w:rsidR="004558F8" w:rsidRPr="00C61419" w:rsidRDefault="00A22E47" w:rsidP="00A055DC">
            <w:pPr>
              <w:autoSpaceDE w:val="0"/>
              <w:autoSpaceDN w:val="0"/>
              <w:adjustRightInd w:val="0"/>
              <w:rPr>
                <w:lang w:val="en-GB"/>
              </w:rPr>
            </w:pPr>
            <w:r w:rsidRPr="00C61419">
              <w:rPr>
                <w:rFonts w:eastAsia="Times New Roman"/>
                <w:lang w:val="en-GB" w:eastAsia="fr-FR"/>
              </w:rPr>
              <w:object w:dxaOrig="3690" w:dyaOrig="750" w14:anchorId="52EC2BF8">
                <v:shape id="_x0000_i1026" type="#_x0000_t75" style="width:166.45pt;height:36.45pt" o:ole="">
                  <v:imagedata r:id="rId29" o:title=""/>
                </v:shape>
                <o:OLEObject Type="Embed" ProgID="PBrush" ShapeID="_x0000_i1026" DrawAspect="Content" ObjectID="_1628603597" r:id="rId30"/>
              </w:object>
            </w:r>
          </w:p>
          <w:p w14:paraId="0F839675" w14:textId="77777777" w:rsidR="004558F8" w:rsidRPr="00C61419" w:rsidRDefault="004558F8" w:rsidP="00A055DC">
            <w:pPr>
              <w:rPr>
                <w:i/>
                <w:sz w:val="18"/>
                <w:szCs w:val="18"/>
                <w:lang w:val="en-GB"/>
              </w:rPr>
            </w:pPr>
            <w:r w:rsidRPr="00C61419">
              <w:rPr>
                <w:i/>
                <w:sz w:val="18"/>
                <w:szCs w:val="18"/>
                <w:lang w:val="en-GB"/>
              </w:rPr>
              <w:t>(Equations from COMSOL user guides)</w:t>
            </w:r>
          </w:p>
          <w:p w14:paraId="462FBB54" w14:textId="77777777" w:rsidR="004558F8" w:rsidRPr="00C61419" w:rsidRDefault="004558F8" w:rsidP="00A055DC">
            <w:pPr>
              <w:rPr>
                <w:i/>
                <w:sz w:val="18"/>
                <w:szCs w:val="18"/>
                <w:lang w:val="en-GB"/>
              </w:rPr>
            </w:pPr>
          </w:p>
        </w:tc>
      </w:tr>
      <w:tr w:rsidR="004558F8" w:rsidRPr="00C61419" w14:paraId="1874A48A" w14:textId="77777777" w:rsidTr="00FC0C34">
        <w:trPr>
          <w:cantSplit/>
          <w:trHeight w:val="1260"/>
        </w:trPr>
        <w:tc>
          <w:tcPr>
            <w:tcW w:w="569" w:type="dxa"/>
            <w:vMerge/>
            <w:vAlign w:val="center"/>
          </w:tcPr>
          <w:p w14:paraId="17D453FC" w14:textId="77777777" w:rsidR="004558F8" w:rsidRPr="00C61419" w:rsidRDefault="004558F8" w:rsidP="00A055DC">
            <w:pPr>
              <w:jc w:val="center"/>
              <w:rPr>
                <w:sz w:val="18"/>
                <w:szCs w:val="18"/>
                <w:lang w:val="en-GB"/>
              </w:rPr>
            </w:pPr>
          </w:p>
        </w:tc>
        <w:tc>
          <w:tcPr>
            <w:tcW w:w="1278" w:type="dxa"/>
            <w:vMerge/>
          </w:tcPr>
          <w:p w14:paraId="47A69927" w14:textId="77777777" w:rsidR="004558F8" w:rsidRPr="00C61419" w:rsidRDefault="004558F8" w:rsidP="00A055DC">
            <w:pPr>
              <w:jc w:val="right"/>
              <w:rPr>
                <w:b/>
                <w:smallCaps/>
                <w:sz w:val="18"/>
                <w:szCs w:val="18"/>
                <w:lang w:val="en-GB"/>
              </w:rPr>
            </w:pPr>
          </w:p>
        </w:tc>
        <w:tc>
          <w:tcPr>
            <w:tcW w:w="1419" w:type="dxa"/>
          </w:tcPr>
          <w:p w14:paraId="5D4E4642" w14:textId="77777777" w:rsidR="004558F8" w:rsidRPr="00C61419" w:rsidRDefault="004558F8" w:rsidP="00A055DC">
            <w:pPr>
              <w:jc w:val="right"/>
              <w:rPr>
                <w:b/>
                <w:sz w:val="18"/>
                <w:szCs w:val="18"/>
                <w:lang w:val="en-GB"/>
              </w:rPr>
            </w:pPr>
            <w:r w:rsidRPr="00C61419">
              <w:rPr>
                <w:b/>
                <w:sz w:val="18"/>
                <w:szCs w:val="18"/>
                <w:lang w:val="en-GB"/>
              </w:rPr>
              <w:t xml:space="preserve">Physical </w:t>
            </w:r>
            <w:r w:rsidRPr="00C61419">
              <w:rPr>
                <w:b/>
                <w:sz w:val="18"/>
                <w:szCs w:val="18"/>
                <w:lang w:val="en-GB"/>
              </w:rPr>
              <w:br/>
              <w:t xml:space="preserve">quantities </w:t>
            </w:r>
          </w:p>
        </w:tc>
        <w:tc>
          <w:tcPr>
            <w:tcW w:w="5522" w:type="dxa"/>
          </w:tcPr>
          <w:p w14:paraId="1EEA2AB2" w14:textId="77777777" w:rsidR="004558F8" w:rsidRPr="00C61419" w:rsidRDefault="004558F8" w:rsidP="00A055DC">
            <w:pPr>
              <w:rPr>
                <w:sz w:val="18"/>
                <w:szCs w:val="18"/>
                <w:lang w:val="en-GB"/>
              </w:rPr>
            </w:pPr>
            <w:r w:rsidRPr="00C61419">
              <w:rPr>
                <w:sz w:val="18"/>
                <w:szCs w:val="18"/>
                <w:lang w:val="en-GB"/>
              </w:rPr>
              <w:t>Particle tracing: Particle mass, particle density, particle form factor, drag force, gravity force, external forces, temperature</w:t>
            </w:r>
            <w:r w:rsidRPr="00C61419">
              <w:rPr>
                <w:i/>
                <w:color w:val="808080" w:themeColor="background1" w:themeShade="80"/>
                <w:sz w:val="18"/>
                <w:szCs w:val="18"/>
                <w:lang w:val="en-GB"/>
              </w:rPr>
              <w:t xml:space="preserve">     </w:t>
            </w:r>
          </w:p>
        </w:tc>
      </w:tr>
      <w:tr w:rsidR="004558F8" w:rsidRPr="00C61419" w14:paraId="224022B5" w14:textId="77777777" w:rsidTr="00FC0C34">
        <w:trPr>
          <w:cantSplit/>
          <w:trHeight w:val="441"/>
        </w:trPr>
        <w:tc>
          <w:tcPr>
            <w:tcW w:w="569" w:type="dxa"/>
            <w:vMerge w:val="restart"/>
            <w:vAlign w:val="center"/>
          </w:tcPr>
          <w:p w14:paraId="4DD90C9C" w14:textId="0656FD0A" w:rsidR="004558F8" w:rsidRPr="00C61419" w:rsidRDefault="004558F8" w:rsidP="00A055DC">
            <w:pPr>
              <w:jc w:val="center"/>
              <w:rPr>
                <w:sz w:val="18"/>
                <w:szCs w:val="18"/>
                <w:lang w:val="en-GB"/>
              </w:rPr>
            </w:pPr>
            <w:r w:rsidRPr="00C61419">
              <w:rPr>
                <w:sz w:val="18"/>
                <w:szCs w:val="18"/>
                <w:lang w:val="en-GB"/>
              </w:rPr>
              <w:t>2.4</w:t>
            </w:r>
          </w:p>
        </w:tc>
        <w:tc>
          <w:tcPr>
            <w:tcW w:w="1278" w:type="dxa"/>
            <w:vMerge w:val="restart"/>
            <w:vAlign w:val="center"/>
          </w:tcPr>
          <w:p w14:paraId="1AC5ABA5" w14:textId="77777777" w:rsidR="004558F8" w:rsidRPr="00C61419" w:rsidRDefault="004558F8" w:rsidP="00A055DC">
            <w:pPr>
              <w:rPr>
                <w:b/>
                <w:smallCaps/>
                <w:sz w:val="18"/>
                <w:szCs w:val="18"/>
                <w:lang w:val="en-GB"/>
              </w:rPr>
            </w:pPr>
            <w:r w:rsidRPr="00C61419">
              <w:rPr>
                <w:b/>
                <w:smallCaps/>
                <w:sz w:val="18"/>
                <w:szCs w:val="18"/>
                <w:lang w:val="en-GB"/>
              </w:rPr>
              <w:t>Materials relations</w:t>
            </w:r>
          </w:p>
          <w:p w14:paraId="2C568CCB" w14:textId="77777777" w:rsidR="004558F8" w:rsidRPr="00C61419" w:rsidRDefault="004558F8" w:rsidP="00A055DC">
            <w:pPr>
              <w:jc w:val="center"/>
              <w:rPr>
                <w:b/>
                <w:smallCaps/>
                <w:sz w:val="18"/>
                <w:szCs w:val="18"/>
                <w:lang w:val="en-GB"/>
              </w:rPr>
            </w:pPr>
          </w:p>
        </w:tc>
        <w:tc>
          <w:tcPr>
            <w:tcW w:w="1419" w:type="dxa"/>
          </w:tcPr>
          <w:p w14:paraId="0F6415E6" w14:textId="77777777" w:rsidR="004558F8" w:rsidRPr="00C61419" w:rsidRDefault="004558F8" w:rsidP="00A055DC">
            <w:pPr>
              <w:jc w:val="right"/>
              <w:rPr>
                <w:sz w:val="18"/>
                <w:szCs w:val="18"/>
                <w:lang w:val="en-GB"/>
              </w:rPr>
            </w:pPr>
            <w:r w:rsidRPr="00C61419">
              <w:rPr>
                <w:b/>
                <w:sz w:val="18"/>
                <w:szCs w:val="18"/>
                <w:lang w:val="en-GB"/>
              </w:rPr>
              <w:t>Relation</w:t>
            </w:r>
          </w:p>
        </w:tc>
        <w:tc>
          <w:tcPr>
            <w:tcW w:w="5522" w:type="dxa"/>
          </w:tcPr>
          <w:p w14:paraId="0DA8DD58" w14:textId="77777777" w:rsidR="004558F8" w:rsidRPr="00C61419" w:rsidRDefault="004558F8" w:rsidP="00A055DC">
            <w:pPr>
              <w:pStyle w:val="Kommentartext"/>
              <w:rPr>
                <w:sz w:val="18"/>
                <w:szCs w:val="18"/>
                <w:lang w:val="en-GB"/>
              </w:rPr>
            </w:pPr>
            <w:r w:rsidRPr="00C61419">
              <w:rPr>
                <w:sz w:val="18"/>
                <w:szCs w:val="18"/>
                <w:lang w:val="en-GB"/>
              </w:rPr>
              <w:t xml:space="preserve">Material properties </w:t>
            </w:r>
            <w:proofErr w:type="gramStart"/>
            <w:r w:rsidRPr="00C61419">
              <w:rPr>
                <w:sz w:val="18"/>
                <w:szCs w:val="18"/>
                <w:lang w:val="en-GB"/>
              </w:rPr>
              <w:t>are expected</w:t>
            </w:r>
            <w:proofErr w:type="gramEnd"/>
            <w:r w:rsidRPr="00C61419">
              <w:rPr>
                <w:sz w:val="18"/>
                <w:szCs w:val="18"/>
                <w:lang w:val="en-GB"/>
              </w:rPr>
              <w:t xml:space="preserve"> to be constant. Simulations </w:t>
            </w:r>
            <w:proofErr w:type="gramStart"/>
            <w:r w:rsidRPr="00C61419">
              <w:rPr>
                <w:sz w:val="18"/>
                <w:szCs w:val="18"/>
                <w:lang w:val="en-GB"/>
              </w:rPr>
              <w:t>should be performed</w:t>
            </w:r>
            <w:proofErr w:type="gramEnd"/>
            <w:r w:rsidRPr="00C61419">
              <w:rPr>
                <w:sz w:val="18"/>
                <w:szCs w:val="18"/>
                <w:lang w:val="en-GB"/>
              </w:rPr>
              <w:t xml:space="preserve"> in air.</w:t>
            </w:r>
          </w:p>
        </w:tc>
      </w:tr>
      <w:tr w:rsidR="004558F8" w:rsidRPr="00C61419" w14:paraId="427E3C27" w14:textId="77777777" w:rsidTr="00FC0C34">
        <w:trPr>
          <w:cantSplit/>
          <w:trHeight w:val="1267"/>
        </w:trPr>
        <w:tc>
          <w:tcPr>
            <w:tcW w:w="569" w:type="dxa"/>
            <w:vMerge/>
            <w:vAlign w:val="center"/>
          </w:tcPr>
          <w:p w14:paraId="118033E7" w14:textId="77777777" w:rsidR="004558F8" w:rsidRPr="00C61419" w:rsidRDefault="004558F8" w:rsidP="00A055DC">
            <w:pPr>
              <w:jc w:val="center"/>
              <w:rPr>
                <w:sz w:val="18"/>
                <w:szCs w:val="18"/>
                <w:lang w:val="en-GB"/>
              </w:rPr>
            </w:pPr>
          </w:p>
        </w:tc>
        <w:tc>
          <w:tcPr>
            <w:tcW w:w="1278" w:type="dxa"/>
            <w:vMerge/>
          </w:tcPr>
          <w:p w14:paraId="7E53D698" w14:textId="77777777" w:rsidR="004558F8" w:rsidRPr="00C61419" w:rsidRDefault="004558F8" w:rsidP="00A055DC">
            <w:pPr>
              <w:jc w:val="right"/>
              <w:rPr>
                <w:b/>
                <w:smallCaps/>
                <w:sz w:val="18"/>
                <w:szCs w:val="18"/>
                <w:lang w:val="en-GB"/>
              </w:rPr>
            </w:pPr>
          </w:p>
        </w:tc>
        <w:tc>
          <w:tcPr>
            <w:tcW w:w="1419" w:type="dxa"/>
          </w:tcPr>
          <w:p w14:paraId="715C6F77" w14:textId="77777777" w:rsidR="004558F8" w:rsidRPr="00C61419" w:rsidRDefault="004558F8" w:rsidP="00A055DC">
            <w:pPr>
              <w:rPr>
                <w:b/>
                <w:sz w:val="18"/>
                <w:szCs w:val="18"/>
                <w:lang w:val="en-GB"/>
              </w:rPr>
            </w:pPr>
            <w:r w:rsidRPr="00C61419">
              <w:rPr>
                <w:b/>
                <w:sz w:val="18"/>
                <w:szCs w:val="18"/>
                <w:lang w:val="en-GB"/>
              </w:rPr>
              <w:t>Physical quantities/</w:t>
            </w:r>
          </w:p>
          <w:p w14:paraId="022D17F4" w14:textId="77777777" w:rsidR="004558F8" w:rsidRPr="00C61419" w:rsidRDefault="004558F8" w:rsidP="00A055DC">
            <w:pPr>
              <w:rPr>
                <w:b/>
                <w:sz w:val="18"/>
                <w:szCs w:val="18"/>
                <w:lang w:val="en-GB"/>
              </w:rPr>
            </w:pPr>
            <w:r w:rsidRPr="00C61419">
              <w:rPr>
                <w:b/>
                <w:sz w:val="18"/>
                <w:szCs w:val="18"/>
                <w:lang w:val="en-GB"/>
              </w:rPr>
              <w:t>descriptors for each  MR</w:t>
            </w:r>
          </w:p>
        </w:tc>
        <w:tc>
          <w:tcPr>
            <w:tcW w:w="5522" w:type="dxa"/>
          </w:tcPr>
          <w:p w14:paraId="16FC9887" w14:textId="77777777" w:rsidR="004558F8" w:rsidRPr="00C61419" w:rsidRDefault="004558F8" w:rsidP="00A055DC">
            <w:pPr>
              <w:rPr>
                <w:sz w:val="18"/>
                <w:szCs w:val="18"/>
                <w:lang w:val="en-GB"/>
              </w:rPr>
            </w:pPr>
            <w:r w:rsidRPr="00C61419">
              <w:rPr>
                <w:sz w:val="18"/>
                <w:szCs w:val="18"/>
                <w:lang w:val="en-GB"/>
              </w:rPr>
              <w:t>Material properties (Ambient air aerosol):</w:t>
            </w:r>
          </w:p>
          <w:p w14:paraId="73741EF3" w14:textId="77777777" w:rsidR="004558F8" w:rsidRPr="00C61419" w:rsidRDefault="004558F8" w:rsidP="004558F8">
            <w:pPr>
              <w:pStyle w:val="Listenabsatz"/>
              <w:numPr>
                <w:ilvl w:val="0"/>
                <w:numId w:val="20"/>
              </w:numPr>
              <w:spacing w:before="0" w:after="0"/>
              <w:contextualSpacing/>
              <w:jc w:val="left"/>
              <w:rPr>
                <w:sz w:val="18"/>
                <w:szCs w:val="18"/>
                <w:lang w:val="en-GB"/>
              </w:rPr>
            </w:pPr>
            <w:r w:rsidRPr="00C61419">
              <w:rPr>
                <w:sz w:val="18"/>
                <w:szCs w:val="18"/>
                <w:lang w:val="en-GB"/>
              </w:rPr>
              <w:t>Density</w:t>
            </w:r>
          </w:p>
          <w:p w14:paraId="48D4520E" w14:textId="77777777" w:rsidR="004558F8" w:rsidRPr="00C61419" w:rsidRDefault="004558F8" w:rsidP="004558F8">
            <w:pPr>
              <w:pStyle w:val="Listenabsatz"/>
              <w:numPr>
                <w:ilvl w:val="0"/>
                <w:numId w:val="19"/>
              </w:numPr>
              <w:spacing w:before="0" w:after="0"/>
              <w:contextualSpacing/>
              <w:jc w:val="left"/>
              <w:rPr>
                <w:sz w:val="18"/>
                <w:szCs w:val="18"/>
                <w:lang w:val="en-GB"/>
              </w:rPr>
            </w:pPr>
            <w:r w:rsidRPr="00C61419">
              <w:rPr>
                <w:sz w:val="18"/>
                <w:szCs w:val="18"/>
                <w:lang w:val="en-GB"/>
              </w:rPr>
              <w:t>Thermal conductivity</w:t>
            </w:r>
          </w:p>
          <w:p w14:paraId="145CADA5" w14:textId="77777777" w:rsidR="004558F8" w:rsidRPr="00C61419" w:rsidRDefault="004558F8" w:rsidP="004558F8">
            <w:pPr>
              <w:pStyle w:val="Listenabsatz"/>
              <w:numPr>
                <w:ilvl w:val="0"/>
                <w:numId w:val="19"/>
              </w:numPr>
              <w:spacing w:before="0" w:after="0"/>
              <w:contextualSpacing/>
              <w:jc w:val="left"/>
              <w:rPr>
                <w:sz w:val="18"/>
                <w:szCs w:val="18"/>
                <w:lang w:val="en-GB"/>
              </w:rPr>
            </w:pPr>
            <w:r w:rsidRPr="00C61419">
              <w:rPr>
                <w:sz w:val="18"/>
                <w:szCs w:val="18"/>
                <w:lang w:val="en-GB"/>
              </w:rPr>
              <w:t>Shape (spherical, etc.)</w:t>
            </w:r>
          </w:p>
        </w:tc>
      </w:tr>
      <w:tr w:rsidR="004558F8" w:rsidRPr="00C61419" w14:paraId="315B5B6A" w14:textId="77777777" w:rsidTr="00FC0C34">
        <w:trPr>
          <w:cantSplit/>
          <w:trHeight w:val="403"/>
        </w:trPr>
        <w:tc>
          <w:tcPr>
            <w:tcW w:w="569" w:type="dxa"/>
            <w:vAlign w:val="center"/>
          </w:tcPr>
          <w:p w14:paraId="7FD67A42" w14:textId="77777777" w:rsidR="004558F8" w:rsidRPr="00C61419" w:rsidRDefault="004558F8" w:rsidP="00A055DC">
            <w:pPr>
              <w:jc w:val="center"/>
              <w:rPr>
                <w:sz w:val="18"/>
                <w:szCs w:val="18"/>
                <w:lang w:val="en-GB"/>
              </w:rPr>
            </w:pPr>
            <w:r w:rsidRPr="00C61419">
              <w:rPr>
                <w:sz w:val="18"/>
                <w:szCs w:val="18"/>
                <w:lang w:val="en-GB"/>
              </w:rPr>
              <w:t>2.5</w:t>
            </w:r>
          </w:p>
        </w:tc>
        <w:tc>
          <w:tcPr>
            <w:tcW w:w="1278" w:type="dxa"/>
          </w:tcPr>
          <w:p w14:paraId="621D2ADD" w14:textId="77777777" w:rsidR="004558F8" w:rsidRPr="00C61419" w:rsidRDefault="004558F8" w:rsidP="00A055DC">
            <w:pPr>
              <w:jc w:val="right"/>
              <w:rPr>
                <w:b/>
                <w:sz w:val="18"/>
                <w:szCs w:val="18"/>
                <w:lang w:val="en-GB"/>
              </w:rPr>
            </w:pPr>
            <w:r w:rsidRPr="00C61419">
              <w:rPr>
                <w:b/>
                <w:smallCaps/>
                <w:sz w:val="18"/>
                <w:szCs w:val="18"/>
                <w:lang w:val="en-GB"/>
              </w:rPr>
              <w:t>Physics formulation of the conditions</w:t>
            </w:r>
          </w:p>
        </w:tc>
        <w:tc>
          <w:tcPr>
            <w:tcW w:w="6941" w:type="dxa"/>
            <w:gridSpan w:val="2"/>
          </w:tcPr>
          <w:p w14:paraId="140247EA" w14:textId="77777777" w:rsidR="004558F8" w:rsidRPr="00C61419" w:rsidRDefault="004558F8" w:rsidP="00A055DC">
            <w:pPr>
              <w:rPr>
                <w:sz w:val="18"/>
                <w:szCs w:val="18"/>
                <w:lang w:val="en-GB"/>
              </w:rPr>
            </w:pPr>
          </w:p>
          <w:p w14:paraId="368D9780" w14:textId="77777777" w:rsidR="004558F8" w:rsidRPr="00C61419" w:rsidRDefault="004558F8" w:rsidP="00A055DC">
            <w:pPr>
              <w:rPr>
                <w:sz w:val="18"/>
                <w:szCs w:val="18"/>
                <w:lang w:val="en-GB"/>
              </w:rPr>
            </w:pPr>
          </w:p>
          <w:p w14:paraId="70F9EBE1" w14:textId="77777777" w:rsidR="004558F8" w:rsidRPr="00C61419" w:rsidRDefault="004558F8" w:rsidP="00A055DC">
            <w:pPr>
              <w:rPr>
                <w:sz w:val="18"/>
                <w:szCs w:val="18"/>
                <w:lang w:val="en-GB"/>
              </w:rPr>
            </w:pPr>
            <w:r w:rsidRPr="00C61419">
              <w:rPr>
                <w:sz w:val="18"/>
                <w:szCs w:val="18"/>
                <w:lang w:val="en-GB"/>
              </w:rPr>
              <w:t>Not applicable</w:t>
            </w:r>
          </w:p>
          <w:p w14:paraId="3EDB0389" w14:textId="77777777" w:rsidR="004558F8" w:rsidRPr="00C61419" w:rsidRDefault="004558F8" w:rsidP="00A055DC">
            <w:pPr>
              <w:rPr>
                <w:sz w:val="18"/>
                <w:szCs w:val="18"/>
                <w:lang w:val="en-GB"/>
              </w:rPr>
            </w:pPr>
          </w:p>
          <w:p w14:paraId="73236EB7" w14:textId="77777777" w:rsidR="004558F8" w:rsidRPr="00C61419" w:rsidRDefault="004558F8" w:rsidP="00A055DC">
            <w:pPr>
              <w:rPr>
                <w:i/>
                <w:color w:val="808080" w:themeColor="background1" w:themeShade="80"/>
                <w:sz w:val="18"/>
                <w:szCs w:val="18"/>
                <w:lang w:val="en-GB"/>
              </w:rPr>
            </w:pPr>
          </w:p>
        </w:tc>
      </w:tr>
      <w:tr w:rsidR="004558F8" w:rsidRPr="00C61419" w14:paraId="64C8922A" w14:textId="77777777" w:rsidTr="00FC0C34">
        <w:trPr>
          <w:cantSplit/>
          <w:trHeight w:val="403"/>
        </w:trPr>
        <w:tc>
          <w:tcPr>
            <w:tcW w:w="569" w:type="dxa"/>
            <w:vAlign w:val="center"/>
          </w:tcPr>
          <w:p w14:paraId="18CED1F1" w14:textId="5236124B" w:rsidR="004558F8" w:rsidRPr="00C61419" w:rsidRDefault="004558F8" w:rsidP="00A055DC">
            <w:pPr>
              <w:jc w:val="center"/>
              <w:rPr>
                <w:sz w:val="18"/>
                <w:szCs w:val="18"/>
                <w:lang w:val="en-GB"/>
              </w:rPr>
            </w:pPr>
            <w:r w:rsidRPr="00C61419">
              <w:rPr>
                <w:sz w:val="18"/>
                <w:szCs w:val="18"/>
                <w:lang w:val="en-GB"/>
              </w:rPr>
              <w:t>2.6</w:t>
            </w:r>
          </w:p>
        </w:tc>
        <w:tc>
          <w:tcPr>
            <w:tcW w:w="1278" w:type="dxa"/>
          </w:tcPr>
          <w:p w14:paraId="5158DB9F" w14:textId="77777777" w:rsidR="004558F8" w:rsidRPr="00C61419" w:rsidRDefault="004558F8" w:rsidP="00A055DC">
            <w:pPr>
              <w:jc w:val="right"/>
              <w:rPr>
                <w:b/>
                <w:sz w:val="18"/>
                <w:szCs w:val="18"/>
                <w:lang w:val="en-GB"/>
              </w:rPr>
            </w:pPr>
            <w:r w:rsidRPr="00C61419">
              <w:rPr>
                <w:b/>
                <w:smallCaps/>
                <w:sz w:val="18"/>
                <w:szCs w:val="18"/>
                <w:lang w:val="en-GB"/>
              </w:rPr>
              <w:t>Simulated input</w:t>
            </w:r>
          </w:p>
        </w:tc>
        <w:tc>
          <w:tcPr>
            <w:tcW w:w="6941" w:type="dxa"/>
            <w:gridSpan w:val="2"/>
          </w:tcPr>
          <w:p w14:paraId="58EE5121" w14:textId="77777777" w:rsidR="004558F8" w:rsidRPr="00C61419" w:rsidRDefault="004558F8" w:rsidP="004558F8">
            <w:pPr>
              <w:pStyle w:val="Listenabsatz"/>
              <w:numPr>
                <w:ilvl w:val="0"/>
                <w:numId w:val="23"/>
              </w:numPr>
              <w:spacing w:before="0" w:after="0"/>
              <w:contextualSpacing/>
              <w:jc w:val="left"/>
              <w:rPr>
                <w:sz w:val="18"/>
                <w:szCs w:val="18"/>
                <w:lang w:val="en-GB"/>
              </w:rPr>
            </w:pPr>
            <w:r w:rsidRPr="00C61419">
              <w:rPr>
                <w:sz w:val="18"/>
                <w:szCs w:val="18"/>
                <w:lang w:val="en-GB"/>
              </w:rPr>
              <w:t>Simulation result of previous CFD simulation</w:t>
            </w:r>
          </w:p>
          <w:p w14:paraId="49AB4E2E" w14:textId="77777777" w:rsidR="004558F8" w:rsidRPr="00C61419" w:rsidRDefault="004558F8" w:rsidP="004558F8">
            <w:pPr>
              <w:pStyle w:val="Listenabsatz"/>
              <w:numPr>
                <w:ilvl w:val="0"/>
                <w:numId w:val="23"/>
              </w:numPr>
              <w:spacing w:before="0" w:after="0"/>
              <w:contextualSpacing/>
              <w:jc w:val="left"/>
              <w:rPr>
                <w:sz w:val="18"/>
                <w:szCs w:val="18"/>
                <w:lang w:val="en-GB"/>
              </w:rPr>
            </w:pPr>
            <w:r w:rsidRPr="00C61419">
              <w:rPr>
                <w:sz w:val="18"/>
                <w:szCs w:val="18"/>
                <w:lang w:val="en-GB"/>
              </w:rPr>
              <w:t>The simulated input is provided by IUAV (Geometries (room))</w:t>
            </w:r>
          </w:p>
          <w:p w14:paraId="4BE329D4" w14:textId="77777777" w:rsidR="004558F8" w:rsidRPr="00C61419" w:rsidRDefault="004558F8" w:rsidP="004558F8">
            <w:pPr>
              <w:pStyle w:val="Listenabsatz"/>
              <w:numPr>
                <w:ilvl w:val="0"/>
                <w:numId w:val="21"/>
              </w:numPr>
              <w:spacing w:before="0" w:after="0"/>
              <w:contextualSpacing/>
              <w:jc w:val="left"/>
              <w:rPr>
                <w:sz w:val="18"/>
                <w:szCs w:val="18"/>
                <w:lang w:val="en-GB"/>
              </w:rPr>
            </w:pPr>
            <w:r w:rsidRPr="00C61419">
              <w:rPr>
                <w:sz w:val="18"/>
                <w:szCs w:val="18"/>
                <w:lang w:val="en-GB"/>
              </w:rPr>
              <w:t>Ambient air quality</w:t>
            </w:r>
          </w:p>
        </w:tc>
      </w:tr>
    </w:tbl>
    <w:p w14:paraId="7D9C4187" w14:textId="77777777" w:rsidR="004558F8" w:rsidRPr="00C61419" w:rsidRDefault="004558F8" w:rsidP="004558F8">
      <w:pPr>
        <w:spacing w:after="0"/>
        <w:rPr>
          <w:i/>
          <w:iCs/>
          <w:sz w:val="18"/>
          <w:szCs w:val="18"/>
          <w:lang w:val="en-GB"/>
        </w:rPr>
      </w:pPr>
    </w:p>
    <w:p w14:paraId="6E8AC3F0" w14:textId="786DA112" w:rsidR="00762140" w:rsidRPr="00C61419" w:rsidRDefault="00762140">
      <w:pPr>
        <w:spacing w:before="0" w:after="0"/>
        <w:jc w:val="left"/>
        <w:rPr>
          <w:i/>
          <w:iCs/>
          <w:sz w:val="18"/>
          <w:szCs w:val="18"/>
          <w:lang w:val="en-GB"/>
        </w:rPr>
      </w:pPr>
      <w:r w:rsidRPr="00C61419">
        <w:rPr>
          <w:i/>
          <w:iCs/>
          <w:sz w:val="18"/>
          <w:szCs w:val="18"/>
          <w:lang w:val="en-GB"/>
        </w:rPr>
        <w:br w:type="page"/>
      </w:r>
    </w:p>
    <w:p w14:paraId="5C8BBD9B" w14:textId="77777777" w:rsidR="004558F8" w:rsidRPr="00C61419" w:rsidRDefault="004558F8" w:rsidP="004558F8">
      <w:pPr>
        <w:spacing w:after="0"/>
        <w:rPr>
          <w:sz w:val="18"/>
          <w:lang w:val="en-GB"/>
        </w:rPr>
      </w:pPr>
    </w:p>
    <w:p w14:paraId="77F5C10A" w14:textId="37224245" w:rsidR="004558F8" w:rsidRPr="00C61419" w:rsidRDefault="004558F8" w:rsidP="004558F8">
      <w:pPr>
        <w:spacing w:after="0"/>
        <w:rPr>
          <w:sz w:val="18"/>
          <w:lang w:val="en-GB"/>
        </w:rPr>
      </w:pPr>
    </w:p>
    <w:tbl>
      <w:tblPr>
        <w:tblStyle w:val="TableGridLight1"/>
        <w:tblW w:w="4865" w:type="pct"/>
        <w:tblInd w:w="250" w:type="dxa"/>
        <w:tblLayout w:type="fixed"/>
        <w:tblLook w:val="04A0" w:firstRow="1" w:lastRow="0" w:firstColumn="1" w:lastColumn="0" w:noHBand="0" w:noVBand="1"/>
      </w:tblPr>
      <w:tblGrid>
        <w:gridCol w:w="590"/>
        <w:gridCol w:w="1765"/>
        <w:gridCol w:w="1472"/>
        <w:gridCol w:w="5541"/>
      </w:tblGrid>
      <w:tr w:rsidR="004558F8" w:rsidRPr="00C61419" w14:paraId="0397A7A2" w14:textId="77777777" w:rsidTr="00FC0C34">
        <w:trPr>
          <w:cantSplit/>
        </w:trPr>
        <w:tc>
          <w:tcPr>
            <w:tcW w:w="561" w:type="dxa"/>
            <w:shd w:val="clear" w:color="auto" w:fill="339933"/>
            <w:vAlign w:val="center"/>
          </w:tcPr>
          <w:p w14:paraId="29FBA5C1" w14:textId="77777777" w:rsidR="004558F8" w:rsidRPr="00C61419" w:rsidRDefault="004558F8" w:rsidP="00A055DC">
            <w:pPr>
              <w:spacing w:after="60"/>
              <w:jc w:val="center"/>
              <w:rPr>
                <w:b/>
                <w:szCs w:val="18"/>
                <w:lang w:val="en-GB"/>
              </w:rPr>
            </w:pPr>
            <w:r w:rsidRPr="00C61419">
              <w:rPr>
                <w:b/>
                <w:szCs w:val="18"/>
                <w:lang w:val="en-GB"/>
              </w:rPr>
              <w:t>3</w:t>
            </w:r>
          </w:p>
        </w:tc>
        <w:tc>
          <w:tcPr>
            <w:tcW w:w="8337" w:type="dxa"/>
            <w:gridSpan w:val="3"/>
            <w:shd w:val="clear" w:color="auto" w:fill="339933"/>
          </w:tcPr>
          <w:p w14:paraId="3612A02D" w14:textId="38550F68" w:rsidR="004558F8" w:rsidRPr="00C61419" w:rsidRDefault="00290FB4" w:rsidP="00A055DC">
            <w:pPr>
              <w:spacing w:after="60"/>
              <w:rPr>
                <w:b/>
                <w:i/>
                <w:smallCaps/>
                <w:szCs w:val="18"/>
                <w:lang w:val="en-GB"/>
              </w:rPr>
            </w:pPr>
            <w:r w:rsidRPr="00C61419">
              <w:rPr>
                <w:i/>
                <w:noProof/>
                <w:color w:val="808080" w:themeColor="background1" w:themeShade="80"/>
                <w:sz w:val="18"/>
                <w:szCs w:val="18"/>
                <w:lang w:val="en-GB" w:eastAsia="de-DE"/>
              </w:rPr>
              <mc:AlternateContent>
                <mc:Choice Requires="wps">
                  <w:drawing>
                    <wp:anchor distT="0" distB="0" distL="114300" distR="114300" simplePos="0" relativeHeight="251676672" behindDoc="0" locked="0" layoutInCell="1" allowOverlap="1" wp14:anchorId="1803FC29" wp14:editId="36BE10B1">
                      <wp:simplePos x="0" y="0"/>
                      <wp:positionH relativeFrom="column">
                        <wp:posOffset>4991735</wp:posOffset>
                      </wp:positionH>
                      <wp:positionV relativeFrom="paragraph">
                        <wp:posOffset>-236496</wp:posOffset>
                      </wp:positionV>
                      <wp:extent cx="447675" cy="452120"/>
                      <wp:effectExtent l="0" t="0" r="28575" b="24130"/>
                      <wp:wrapNone/>
                      <wp:docPr id="65" name="Oval 28"/>
                      <wp:cNvGraphicFramePr/>
                      <a:graphic xmlns:a="http://schemas.openxmlformats.org/drawingml/2006/main">
                        <a:graphicData uri="http://schemas.microsoft.com/office/word/2010/wordprocessingShape">
                          <wps:wsp>
                            <wps:cNvSpPr/>
                            <wps:spPr>
                              <a:xfrm>
                                <a:off x="0" y="0"/>
                                <a:ext cx="447675" cy="452120"/>
                              </a:xfrm>
                              <a:prstGeom prst="ellipse">
                                <a:avLst/>
                              </a:prstGeom>
                              <a:solidFill>
                                <a:srgbClr val="339933"/>
                              </a:solidFill>
                              <a:ln>
                                <a:solidFill>
                                  <a:srgbClr val="008080"/>
                                </a:solidFill>
                              </a:ln>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3CE1DBE6" id="Oval 28" o:spid="_x0000_s1026" style="position:absolute;margin-left:393.05pt;margin-top:-18.6pt;width:35.25pt;height:3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" fillcolor="#393" strokecolor="teal" strokeweight="2pt"/>
                  </w:pict>
                </mc:Fallback>
              </mc:AlternateContent>
            </w:r>
            <w:r w:rsidR="004558F8" w:rsidRPr="00C61419">
              <w:rPr>
                <w:b/>
                <w:smallCaps/>
                <w:szCs w:val="18"/>
                <w:lang w:val="en-GB"/>
              </w:rPr>
              <w:t xml:space="preserve">Solver and Computational translation of the specifications </w:t>
            </w:r>
          </w:p>
        </w:tc>
      </w:tr>
      <w:tr w:rsidR="004558F8" w:rsidRPr="00C61419" w14:paraId="7B5122DF" w14:textId="77777777" w:rsidTr="00FC0C34">
        <w:trPr>
          <w:cantSplit/>
        </w:trPr>
        <w:tc>
          <w:tcPr>
            <w:tcW w:w="561" w:type="dxa"/>
            <w:vAlign w:val="center"/>
          </w:tcPr>
          <w:p w14:paraId="6C0697B0" w14:textId="77777777" w:rsidR="004558F8" w:rsidRPr="00C61419" w:rsidRDefault="004558F8" w:rsidP="00A055DC">
            <w:pPr>
              <w:jc w:val="center"/>
              <w:rPr>
                <w:b/>
                <w:sz w:val="18"/>
                <w:szCs w:val="18"/>
                <w:lang w:val="en-GB"/>
              </w:rPr>
            </w:pPr>
            <w:r w:rsidRPr="00C61419">
              <w:rPr>
                <w:b/>
                <w:sz w:val="18"/>
                <w:szCs w:val="18"/>
                <w:lang w:val="en-GB"/>
              </w:rPr>
              <w:t>3.1</w:t>
            </w:r>
          </w:p>
        </w:tc>
        <w:tc>
          <w:tcPr>
            <w:tcW w:w="1676" w:type="dxa"/>
            <w:vAlign w:val="center"/>
          </w:tcPr>
          <w:p w14:paraId="53F630B9" w14:textId="77777777" w:rsidR="004558F8" w:rsidRPr="00C61419" w:rsidRDefault="004558F8" w:rsidP="00A055DC">
            <w:pPr>
              <w:jc w:val="right"/>
              <w:rPr>
                <w:b/>
                <w:smallCaps/>
                <w:sz w:val="18"/>
                <w:szCs w:val="18"/>
                <w:lang w:val="en-GB"/>
              </w:rPr>
            </w:pPr>
            <w:r w:rsidRPr="00C61419">
              <w:rPr>
                <w:b/>
                <w:smallCaps/>
                <w:sz w:val="18"/>
                <w:szCs w:val="18"/>
                <w:lang w:val="en-GB"/>
              </w:rPr>
              <w:t>Numerical Solver</w:t>
            </w:r>
          </w:p>
        </w:tc>
        <w:tc>
          <w:tcPr>
            <w:tcW w:w="6661" w:type="dxa"/>
            <w:gridSpan w:val="2"/>
          </w:tcPr>
          <w:p w14:paraId="26B817BA" w14:textId="77777777" w:rsidR="004558F8" w:rsidRPr="00C61419" w:rsidRDefault="004558F8" w:rsidP="00A055DC">
            <w:pPr>
              <w:rPr>
                <w:i/>
                <w:color w:val="808080" w:themeColor="background1" w:themeShade="80"/>
                <w:sz w:val="18"/>
                <w:szCs w:val="18"/>
                <w:lang w:val="en-GB"/>
              </w:rPr>
            </w:pPr>
          </w:p>
          <w:p w14:paraId="7F731155" w14:textId="77777777" w:rsidR="004558F8" w:rsidRPr="00C61419" w:rsidRDefault="004558F8" w:rsidP="00A055DC">
            <w:pPr>
              <w:rPr>
                <w:sz w:val="18"/>
                <w:szCs w:val="18"/>
                <w:lang w:val="en-GB"/>
              </w:rPr>
            </w:pPr>
            <w:r w:rsidRPr="00C61419">
              <w:rPr>
                <w:sz w:val="18"/>
                <w:szCs w:val="18"/>
                <w:lang w:val="en-GB"/>
              </w:rPr>
              <w:t>COMSOL Solver</w:t>
            </w:r>
          </w:p>
          <w:p w14:paraId="7C6CF71E" w14:textId="77777777" w:rsidR="004558F8" w:rsidRPr="00C61419" w:rsidRDefault="004558F8" w:rsidP="00A055DC">
            <w:pPr>
              <w:pStyle w:val="Listenabsatz"/>
              <w:rPr>
                <w:sz w:val="18"/>
                <w:szCs w:val="18"/>
                <w:lang w:val="en-GB"/>
              </w:rPr>
            </w:pPr>
          </w:p>
        </w:tc>
      </w:tr>
      <w:tr w:rsidR="004558F8" w:rsidRPr="00C61419" w14:paraId="52F1F945" w14:textId="77777777" w:rsidTr="00FC0C34">
        <w:trPr>
          <w:cantSplit/>
        </w:trPr>
        <w:tc>
          <w:tcPr>
            <w:tcW w:w="561" w:type="dxa"/>
            <w:vAlign w:val="center"/>
          </w:tcPr>
          <w:p w14:paraId="72B3B148" w14:textId="77777777" w:rsidR="004558F8" w:rsidRPr="00C61419" w:rsidRDefault="004558F8" w:rsidP="00A055DC">
            <w:pPr>
              <w:jc w:val="center"/>
              <w:rPr>
                <w:b/>
                <w:sz w:val="18"/>
                <w:szCs w:val="18"/>
                <w:lang w:val="en-GB"/>
              </w:rPr>
            </w:pPr>
            <w:r w:rsidRPr="00C61419">
              <w:rPr>
                <w:b/>
                <w:sz w:val="18"/>
                <w:szCs w:val="18"/>
                <w:lang w:val="en-GB"/>
              </w:rPr>
              <w:t>3.2</w:t>
            </w:r>
          </w:p>
        </w:tc>
        <w:tc>
          <w:tcPr>
            <w:tcW w:w="1676" w:type="dxa"/>
            <w:vAlign w:val="center"/>
          </w:tcPr>
          <w:p w14:paraId="72A50320" w14:textId="77777777" w:rsidR="004558F8" w:rsidRPr="00C61419" w:rsidRDefault="004558F8" w:rsidP="00A055DC">
            <w:pPr>
              <w:jc w:val="right"/>
              <w:rPr>
                <w:b/>
                <w:smallCaps/>
                <w:sz w:val="18"/>
                <w:szCs w:val="18"/>
                <w:lang w:val="en-GB"/>
              </w:rPr>
            </w:pPr>
            <w:r w:rsidRPr="00C61419">
              <w:rPr>
                <w:b/>
                <w:smallCaps/>
                <w:sz w:val="18"/>
                <w:szCs w:val="18"/>
                <w:lang w:val="en-GB"/>
              </w:rPr>
              <w:t>Software tool</w:t>
            </w:r>
          </w:p>
        </w:tc>
        <w:tc>
          <w:tcPr>
            <w:tcW w:w="6661" w:type="dxa"/>
            <w:gridSpan w:val="2"/>
          </w:tcPr>
          <w:p w14:paraId="3F75D916" w14:textId="77777777" w:rsidR="004558F8" w:rsidRPr="00C61419" w:rsidRDefault="004558F8" w:rsidP="00A055DC">
            <w:pPr>
              <w:tabs>
                <w:tab w:val="left" w:pos="1365"/>
              </w:tabs>
              <w:rPr>
                <w:sz w:val="18"/>
                <w:szCs w:val="18"/>
                <w:lang w:val="en-GB"/>
              </w:rPr>
            </w:pPr>
          </w:p>
          <w:p w14:paraId="27160194" w14:textId="77777777" w:rsidR="004558F8" w:rsidRPr="00C61419" w:rsidRDefault="004558F8" w:rsidP="00A055DC">
            <w:pPr>
              <w:tabs>
                <w:tab w:val="left" w:pos="1365"/>
              </w:tabs>
              <w:rPr>
                <w:color w:val="808080" w:themeColor="background1" w:themeShade="80"/>
                <w:sz w:val="18"/>
                <w:szCs w:val="18"/>
                <w:lang w:val="en-GB"/>
              </w:rPr>
            </w:pPr>
            <w:r w:rsidRPr="00C61419">
              <w:rPr>
                <w:sz w:val="18"/>
                <w:szCs w:val="18"/>
                <w:lang w:val="en-GB"/>
              </w:rPr>
              <w:t xml:space="preserve">COMSOL </w:t>
            </w:r>
            <w:proofErr w:type="spellStart"/>
            <w:r w:rsidRPr="00C61419">
              <w:rPr>
                <w:sz w:val="18"/>
                <w:szCs w:val="18"/>
                <w:lang w:val="en-GB"/>
              </w:rPr>
              <w:t>Multiphysics</w:t>
            </w:r>
            <w:proofErr w:type="spellEnd"/>
            <w:r w:rsidRPr="00C61419">
              <w:rPr>
                <w:sz w:val="18"/>
                <w:szCs w:val="18"/>
                <w:lang w:val="en-GB"/>
              </w:rPr>
              <w:t xml:space="preserve"> 5.4</w:t>
            </w:r>
          </w:p>
          <w:p w14:paraId="1247436A" w14:textId="77777777" w:rsidR="004558F8" w:rsidRPr="00C61419" w:rsidRDefault="004558F8" w:rsidP="00A055DC">
            <w:pPr>
              <w:tabs>
                <w:tab w:val="left" w:pos="1365"/>
              </w:tabs>
              <w:rPr>
                <w:color w:val="808080" w:themeColor="background1" w:themeShade="80"/>
                <w:sz w:val="18"/>
                <w:szCs w:val="18"/>
                <w:lang w:val="en-GB"/>
              </w:rPr>
            </w:pPr>
          </w:p>
        </w:tc>
      </w:tr>
      <w:tr w:rsidR="004558F8" w:rsidRPr="00C61419" w14:paraId="2ABA24F3" w14:textId="77777777" w:rsidTr="00FC0C34">
        <w:trPr>
          <w:cantSplit/>
        </w:trPr>
        <w:tc>
          <w:tcPr>
            <w:tcW w:w="561" w:type="dxa"/>
            <w:vAlign w:val="center"/>
          </w:tcPr>
          <w:p w14:paraId="27F4BC03" w14:textId="77777777" w:rsidR="004558F8" w:rsidRPr="00C61419" w:rsidRDefault="004558F8" w:rsidP="00A055DC">
            <w:pPr>
              <w:jc w:val="center"/>
              <w:rPr>
                <w:b/>
                <w:sz w:val="18"/>
                <w:szCs w:val="18"/>
                <w:lang w:val="en-GB"/>
              </w:rPr>
            </w:pPr>
            <w:r w:rsidRPr="00C61419">
              <w:rPr>
                <w:b/>
                <w:sz w:val="18"/>
                <w:szCs w:val="18"/>
                <w:lang w:val="en-GB"/>
              </w:rPr>
              <w:t>3.3</w:t>
            </w:r>
          </w:p>
        </w:tc>
        <w:tc>
          <w:tcPr>
            <w:tcW w:w="1676" w:type="dxa"/>
            <w:vAlign w:val="center"/>
          </w:tcPr>
          <w:p w14:paraId="72DD80CD" w14:textId="77777777" w:rsidR="004558F8" w:rsidRPr="00C61419" w:rsidRDefault="004558F8" w:rsidP="00A055DC">
            <w:pPr>
              <w:jc w:val="right"/>
              <w:rPr>
                <w:b/>
                <w:smallCaps/>
                <w:sz w:val="18"/>
                <w:szCs w:val="18"/>
                <w:lang w:val="en-GB"/>
              </w:rPr>
            </w:pPr>
            <w:r w:rsidRPr="00C61419">
              <w:rPr>
                <w:b/>
                <w:smallCaps/>
                <w:sz w:val="18"/>
                <w:szCs w:val="18"/>
                <w:lang w:val="en-GB"/>
              </w:rPr>
              <w:t>Time step</w:t>
            </w:r>
          </w:p>
        </w:tc>
        <w:tc>
          <w:tcPr>
            <w:tcW w:w="6661" w:type="dxa"/>
            <w:gridSpan w:val="2"/>
          </w:tcPr>
          <w:p w14:paraId="36A31DC7" w14:textId="77777777" w:rsidR="004558F8" w:rsidRPr="00C61419" w:rsidRDefault="004558F8" w:rsidP="00A055DC">
            <w:pPr>
              <w:tabs>
                <w:tab w:val="left" w:pos="1365"/>
              </w:tabs>
              <w:rPr>
                <w:sz w:val="18"/>
                <w:szCs w:val="18"/>
                <w:lang w:val="en-GB"/>
              </w:rPr>
            </w:pPr>
            <w:r w:rsidRPr="00C61419">
              <w:rPr>
                <w:sz w:val="18"/>
                <w:szCs w:val="18"/>
                <w:lang w:val="en-GB"/>
              </w:rPr>
              <w:t xml:space="preserve">Time steps may vary dependent if a short term or </w:t>
            </w:r>
            <w:proofErr w:type="gramStart"/>
            <w:r w:rsidRPr="00C61419">
              <w:rPr>
                <w:sz w:val="18"/>
                <w:szCs w:val="18"/>
                <w:lang w:val="en-GB"/>
              </w:rPr>
              <w:t>long term</w:t>
            </w:r>
            <w:proofErr w:type="gramEnd"/>
            <w:r w:rsidRPr="00C61419">
              <w:rPr>
                <w:sz w:val="18"/>
                <w:szCs w:val="18"/>
                <w:lang w:val="en-GB"/>
              </w:rPr>
              <w:t xml:space="preserve"> dust formation and accumulation is simulated. Expected </w:t>
            </w:r>
            <w:proofErr w:type="spellStart"/>
            <w:r w:rsidRPr="00C61419">
              <w:rPr>
                <w:sz w:val="18"/>
                <w:szCs w:val="18"/>
                <w:lang w:val="en-GB"/>
              </w:rPr>
              <w:t>timesteps</w:t>
            </w:r>
            <w:proofErr w:type="spellEnd"/>
            <w:r w:rsidRPr="00C61419">
              <w:rPr>
                <w:sz w:val="18"/>
                <w:szCs w:val="18"/>
                <w:lang w:val="en-GB"/>
              </w:rPr>
              <w:t xml:space="preserve"> are in the range of minutes (for daily formation)</w:t>
            </w:r>
          </w:p>
        </w:tc>
      </w:tr>
      <w:tr w:rsidR="004558F8" w:rsidRPr="00C61419" w14:paraId="0D17EFAB" w14:textId="77777777" w:rsidTr="00FC0C34">
        <w:trPr>
          <w:cantSplit/>
        </w:trPr>
        <w:tc>
          <w:tcPr>
            <w:tcW w:w="561" w:type="dxa"/>
            <w:vAlign w:val="center"/>
          </w:tcPr>
          <w:p w14:paraId="422846F5" w14:textId="77777777" w:rsidR="004558F8" w:rsidRPr="00C61419" w:rsidRDefault="004558F8" w:rsidP="00A055DC">
            <w:pPr>
              <w:jc w:val="center"/>
              <w:rPr>
                <w:b/>
                <w:sz w:val="18"/>
                <w:szCs w:val="18"/>
                <w:lang w:val="en-GB"/>
              </w:rPr>
            </w:pPr>
            <w:r w:rsidRPr="00C61419">
              <w:rPr>
                <w:b/>
                <w:sz w:val="18"/>
                <w:szCs w:val="18"/>
                <w:lang w:val="en-GB"/>
              </w:rPr>
              <w:t>3.4</w:t>
            </w:r>
          </w:p>
        </w:tc>
        <w:tc>
          <w:tcPr>
            <w:tcW w:w="1676" w:type="dxa"/>
            <w:vAlign w:val="center"/>
          </w:tcPr>
          <w:p w14:paraId="1E370630" w14:textId="77777777" w:rsidR="004558F8" w:rsidRPr="00C61419" w:rsidRDefault="004558F8" w:rsidP="00A055DC">
            <w:pPr>
              <w:rPr>
                <w:i/>
                <w:color w:val="808080" w:themeColor="background1" w:themeShade="80"/>
                <w:sz w:val="18"/>
                <w:szCs w:val="18"/>
                <w:lang w:val="en-GB"/>
              </w:rPr>
            </w:pPr>
            <w:r w:rsidRPr="00C61419">
              <w:rPr>
                <w:b/>
                <w:smallCaps/>
                <w:sz w:val="18"/>
                <w:szCs w:val="18"/>
                <w:lang w:val="en-GB"/>
              </w:rPr>
              <w:t>Computational Representation</w:t>
            </w:r>
            <w:r w:rsidRPr="00C61419">
              <w:rPr>
                <w:i/>
                <w:color w:val="808080" w:themeColor="background1" w:themeShade="80"/>
                <w:sz w:val="18"/>
                <w:szCs w:val="18"/>
                <w:lang w:val="en-GB"/>
              </w:rPr>
              <w:t xml:space="preserve"> </w:t>
            </w:r>
          </w:p>
          <w:p w14:paraId="3FF52978" w14:textId="77777777" w:rsidR="004558F8" w:rsidRPr="00C61419" w:rsidRDefault="004558F8" w:rsidP="00A055DC">
            <w:pPr>
              <w:jc w:val="right"/>
              <w:rPr>
                <w:b/>
                <w:smallCaps/>
                <w:sz w:val="18"/>
                <w:szCs w:val="18"/>
                <w:lang w:val="en-GB"/>
              </w:rPr>
            </w:pPr>
          </w:p>
        </w:tc>
        <w:tc>
          <w:tcPr>
            <w:tcW w:w="1398" w:type="dxa"/>
          </w:tcPr>
          <w:p w14:paraId="3B44A5C1" w14:textId="77777777" w:rsidR="004558F8" w:rsidRPr="00C61419" w:rsidRDefault="004558F8" w:rsidP="00A055DC">
            <w:pPr>
              <w:jc w:val="right"/>
              <w:rPr>
                <w:b/>
                <w:smallCaps/>
                <w:sz w:val="18"/>
                <w:szCs w:val="18"/>
                <w:lang w:val="en-GB"/>
              </w:rPr>
            </w:pPr>
            <w:r w:rsidRPr="00C61419">
              <w:rPr>
                <w:b/>
                <w:smallCaps/>
                <w:sz w:val="18"/>
                <w:szCs w:val="18"/>
                <w:lang w:val="en-GB"/>
              </w:rPr>
              <w:t>Physics Equation, Material Relations, Material</w:t>
            </w:r>
          </w:p>
        </w:tc>
        <w:tc>
          <w:tcPr>
            <w:tcW w:w="5263" w:type="dxa"/>
          </w:tcPr>
          <w:p w14:paraId="5397A9B0" w14:textId="77777777" w:rsidR="004558F8" w:rsidRPr="00C61419" w:rsidRDefault="004558F8" w:rsidP="00A055DC">
            <w:pPr>
              <w:tabs>
                <w:tab w:val="left" w:pos="1365"/>
              </w:tabs>
              <w:rPr>
                <w:i/>
                <w:color w:val="808080" w:themeColor="background1" w:themeShade="80"/>
                <w:sz w:val="18"/>
                <w:szCs w:val="18"/>
                <w:lang w:val="en-GB"/>
              </w:rPr>
            </w:pPr>
          </w:p>
          <w:p w14:paraId="7C55B733" w14:textId="77777777" w:rsidR="004558F8" w:rsidRPr="00C61419" w:rsidRDefault="004558F8" w:rsidP="00A055DC">
            <w:pPr>
              <w:tabs>
                <w:tab w:val="left" w:pos="1365"/>
              </w:tabs>
              <w:rPr>
                <w:i/>
                <w:color w:val="808080" w:themeColor="background1" w:themeShade="80"/>
                <w:sz w:val="18"/>
                <w:szCs w:val="18"/>
                <w:lang w:val="en-GB"/>
              </w:rPr>
            </w:pPr>
          </w:p>
          <w:p w14:paraId="7F621FCD" w14:textId="77777777" w:rsidR="004558F8" w:rsidRPr="00C61419" w:rsidRDefault="004558F8" w:rsidP="00A055DC">
            <w:pPr>
              <w:tabs>
                <w:tab w:val="left" w:pos="1365"/>
              </w:tabs>
              <w:rPr>
                <w:sz w:val="18"/>
                <w:szCs w:val="18"/>
                <w:lang w:val="en-GB"/>
              </w:rPr>
            </w:pPr>
            <w:r w:rsidRPr="00C61419">
              <w:rPr>
                <w:sz w:val="18"/>
                <w:szCs w:val="18"/>
                <w:lang w:val="en-GB"/>
              </w:rPr>
              <w:t>Not applicable</w:t>
            </w:r>
          </w:p>
          <w:p w14:paraId="726AFA79" w14:textId="77777777" w:rsidR="004558F8" w:rsidRPr="00C61419" w:rsidRDefault="004558F8" w:rsidP="00A055DC">
            <w:pPr>
              <w:tabs>
                <w:tab w:val="left" w:pos="1365"/>
              </w:tabs>
              <w:rPr>
                <w:color w:val="808080" w:themeColor="background1" w:themeShade="80"/>
                <w:sz w:val="12"/>
                <w:szCs w:val="18"/>
                <w:lang w:val="en-GB"/>
              </w:rPr>
            </w:pPr>
          </w:p>
        </w:tc>
      </w:tr>
      <w:tr w:rsidR="004558F8" w:rsidRPr="00C61419" w14:paraId="5D7464D0" w14:textId="77777777" w:rsidTr="00FC0C34">
        <w:trPr>
          <w:cantSplit/>
        </w:trPr>
        <w:tc>
          <w:tcPr>
            <w:tcW w:w="561" w:type="dxa"/>
            <w:vAlign w:val="center"/>
          </w:tcPr>
          <w:p w14:paraId="6A522266" w14:textId="77777777" w:rsidR="004558F8" w:rsidRPr="00C61419" w:rsidRDefault="004558F8" w:rsidP="00A055DC">
            <w:pPr>
              <w:jc w:val="center"/>
              <w:rPr>
                <w:b/>
                <w:sz w:val="18"/>
                <w:szCs w:val="18"/>
                <w:lang w:val="en-GB"/>
              </w:rPr>
            </w:pPr>
            <w:r w:rsidRPr="00C61419">
              <w:rPr>
                <w:b/>
                <w:sz w:val="18"/>
                <w:szCs w:val="18"/>
                <w:lang w:val="en-GB"/>
              </w:rPr>
              <w:t>3.5</w:t>
            </w:r>
          </w:p>
        </w:tc>
        <w:tc>
          <w:tcPr>
            <w:tcW w:w="1676" w:type="dxa"/>
            <w:vAlign w:val="center"/>
          </w:tcPr>
          <w:p w14:paraId="6BFE947E" w14:textId="77777777" w:rsidR="004558F8" w:rsidRPr="00C61419" w:rsidRDefault="004558F8" w:rsidP="00A055DC">
            <w:pPr>
              <w:jc w:val="right"/>
              <w:rPr>
                <w:b/>
                <w:smallCaps/>
                <w:sz w:val="18"/>
                <w:szCs w:val="18"/>
                <w:lang w:val="en-GB"/>
              </w:rPr>
            </w:pPr>
            <w:r w:rsidRPr="00C61419">
              <w:rPr>
                <w:b/>
                <w:smallCaps/>
                <w:sz w:val="18"/>
                <w:szCs w:val="18"/>
                <w:lang w:val="en-GB"/>
              </w:rPr>
              <w:t xml:space="preserve">Computational boundary conditions </w:t>
            </w:r>
          </w:p>
        </w:tc>
        <w:tc>
          <w:tcPr>
            <w:tcW w:w="6661" w:type="dxa"/>
            <w:gridSpan w:val="2"/>
          </w:tcPr>
          <w:p w14:paraId="2093A621" w14:textId="77777777" w:rsidR="004558F8" w:rsidRPr="00C61419" w:rsidRDefault="004558F8" w:rsidP="00A055DC">
            <w:pPr>
              <w:tabs>
                <w:tab w:val="left" w:pos="1365"/>
              </w:tabs>
              <w:rPr>
                <w:sz w:val="18"/>
                <w:szCs w:val="18"/>
                <w:lang w:val="en-GB"/>
              </w:rPr>
            </w:pPr>
          </w:p>
          <w:p w14:paraId="5B58F94F" w14:textId="77777777" w:rsidR="004558F8" w:rsidRPr="00C61419" w:rsidRDefault="004558F8" w:rsidP="00A055DC">
            <w:pPr>
              <w:tabs>
                <w:tab w:val="left" w:pos="1365"/>
              </w:tabs>
              <w:rPr>
                <w:i/>
                <w:sz w:val="18"/>
                <w:szCs w:val="18"/>
                <w:highlight w:val="yellow"/>
                <w:lang w:val="en-GB"/>
              </w:rPr>
            </w:pPr>
          </w:p>
          <w:p w14:paraId="7F6123D0" w14:textId="77777777" w:rsidR="004558F8" w:rsidRPr="00C61419" w:rsidRDefault="004558F8" w:rsidP="00A055DC">
            <w:pPr>
              <w:tabs>
                <w:tab w:val="left" w:pos="1365"/>
              </w:tabs>
              <w:rPr>
                <w:sz w:val="18"/>
                <w:szCs w:val="18"/>
                <w:lang w:val="en-GB"/>
              </w:rPr>
            </w:pPr>
            <w:r w:rsidRPr="00C61419">
              <w:rPr>
                <w:sz w:val="18"/>
                <w:szCs w:val="18"/>
                <w:lang w:val="en-GB"/>
              </w:rPr>
              <w:t>Not applicable</w:t>
            </w:r>
          </w:p>
          <w:p w14:paraId="4CA7D3C7" w14:textId="77777777" w:rsidR="004558F8" w:rsidRPr="00C61419" w:rsidRDefault="004558F8" w:rsidP="00A055DC">
            <w:pPr>
              <w:tabs>
                <w:tab w:val="left" w:pos="1365"/>
              </w:tabs>
              <w:rPr>
                <w:i/>
                <w:color w:val="808080" w:themeColor="background1" w:themeShade="80"/>
                <w:sz w:val="18"/>
                <w:szCs w:val="18"/>
                <w:highlight w:val="yellow"/>
                <w:lang w:val="en-GB"/>
              </w:rPr>
            </w:pPr>
          </w:p>
        </w:tc>
      </w:tr>
      <w:tr w:rsidR="004558F8" w:rsidRPr="00C61419" w14:paraId="307B9167" w14:textId="77777777" w:rsidTr="00FC0C34">
        <w:trPr>
          <w:cantSplit/>
        </w:trPr>
        <w:tc>
          <w:tcPr>
            <w:tcW w:w="561" w:type="dxa"/>
            <w:vAlign w:val="center"/>
          </w:tcPr>
          <w:p w14:paraId="554C7280" w14:textId="77777777" w:rsidR="004558F8" w:rsidRPr="00C61419" w:rsidRDefault="004558F8" w:rsidP="00A055DC">
            <w:pPr>
              <w:jc w:val="center"/>
              <w:rPr>
                <w:b/>
                <w:sz w:val="18"/>
                <w:szCs w:val="18"/>
                <w:lang w:val="en-GB"/>
              </w:rPr>
            </w:pPr>
            <w:r w:rsidRPr="00C61419">
              <w:rPr>
                <w:b/>
                <w:sz w:val="18"/>
                <w:szCs w:val="18"/>
                <w:lang w:val="en-GB"/>
              </w:rPr>
              <w:t>3.6</w:t>
            </w:r>
          </w:p>
        </w:tc>
        <w:tc>
          <w:tcPr>
            <w:tcW w:w="1676" w:type="dxa"/>
            <w:vAlign w:val="center"/>
          </w:tcPr>
          <w:p w14:paraId="70D18AC3" w14:textId="77777777" w:rsidR="004558F8" w:rsidRPr="00C61419" w:rsidRDefault="004558F8" w:rsidP="00A055DC">
            <w:pPr>
              <w:jc w:val="right"/>
              <w:rPr>
                <w:b/>
                <w:smallCaps/>
                <w:sz w:val="18"/>
                <w:szCs w:val="18"/>
                <w:lang w:val="en-GB"/>
              </w:rPr>
            </w:pPr>
            <w:r w:rsidRPr="00C61419">
              <w:rPr>
                <w:b/>
                <w:smallCaps/>
                <w:sz w:val="18"/>
                <w:szCs w:val="18"/>
                <w:lang w:val="en-GB"/>
              </w:rPr>
              <w:t>additional Solver Parameters</w:t>
            </w:r>
          </w:p>
        </w:tc>
        <w:tc>
          <w:tcPr>
            <w:tcW w:w="6661" w:type="dxa"/>
            <w:gridSpan w:val="2"/>
          </w:tcPr>
          <w:p w14:paraId="31C55B1E" w14:textId="77777777" w:rsidR="004558F8" w:rsidRPr="00C61419" w:rsidRDefault="004558F8" w:rsidP="00A055DC">
            <w:pPr>
              <w:tabs>
                <w:tab w:val="left" w:pos="1365"/>
              </w:tabs>
              <w:rPr>
                <w:i/>
                <w:color w:val="808080" w:themeColor="background1" w:themeShade="80"/>
                <w:sz w:val="18"/>
                <w:szCs w:val="18"/>
                <w:lang w:val="en-GB"/>
              </w:rPr>
            </w:pPr>
          </w:p>
          <w:p w14:paraId="7B456689" w14:textId="77777777" w:rsidR="004558F8" w:rsidRPr="00C61419" w:rsidRDefault="004558F8" w:rsidP="00A055DC">
            <w:pPr>
              <w:tabs>
                <w:tab w:val="left" w:pos="1365"/>
              </w:tabs>
              <w:rPr>
                <w:color w:val="808080" w:themeColor="background1" w:themeShade="80"/>
                <w:sz w:val="18"/>
                <w:szCs w:val="18"/>
                <w:lang w:val="en-GB"/>
              </w:rPr>
            </w:pPr>
            <w:r w:rsidRPr="00C61419">
              <w:rPr>
                <w:sz w:val="18"/>
                <w:szCs w:val="18"/>
                <w:lang w:val="en-GB"/>
              </w:rPr>
              <w:t>Not applicable</w:t>
            </w:r>
          </w:p>
        </w:tc>
      </w:tr>
    </w:tbl>
    <w:p w14:paraId="1F9BA6CA" w14:textId="77777777" w:rsidR="004558F8" w:rsidRPr="00C61419" w:rsidRDefault="004558F8" w:rsidP="004558F8">
      <w:pPr>
        <w:rPr>
          <w:b/>
          <w:iCs/>
          <w:sz w:val="18"/>
          <w:szCs w:val="18"/>
          <w:lang w:val="en-GB"/>
        </w:rPr>
      </w:pPr>
    </w:p>
    <w:p w14:paraId="315A68E1" w14:textId="7D1C95EE" w:rsidR="004558F8" w:rsidRPr="00C61419" w:rsidRDefault="004558F8" w:rsidP="004558F8">
      <w:pPr>
        <w:spacing w:after="0"/>
        <w:rPr>
          <w:b/>
          <w:iCs/>
          <w:sz w:val="18"/>
          <w:szCs w:val="18"/>
          <w:lang w:val="en-GB"/>
        </w:rPr>
      </w:pPr>
    </w:p>
    <w:tbl>
      <w:tblPr>
        <w:tblStyle w:val="TableGridLight1"/>
        <w:tblW w:w="5000" w:type="pct"/>
        <w:tblLayout w:type="fixed"/>
        <w:tblLook w:val="04A0" w:firstRow="1" w:lastRow="0" w:firstColumn="1" w:lastColumn="0" w:noHBand="0" w:noVBand="1"/>
      </w:tblPr>
      <w:tblGrid>
        <w:gridCol w:w="664"/>
        <w:gridCol w:w="1803"/>
        <w:gridCol w:w="7161"/>
      </w:tblGrid>
      <w:tr w:rsidR="004558F8" w:rsidRPr="00C61419" w14:paraId="64F6BA07" w14:textId="77777777" w:rsidTr="00FC0C34">
        <w:trPr>
          <w:cantSplit/>
          <w:trHeight w:val="571"/>
        </w:trPr>
        <w:tc>
          <w:tcPr>
            <w:tcW w:w="675" w:type="dxa"/>
            <w:shd w:val="clear" w:color="auto" w:fill="CCFFCC"/>
            <w:vAlign w:val="center"/>
          </w:tcPr>
          <w:p w14:paraId="74763CE0" w14:textId="77777777" w:rsidR="004558F8" w:rsidRPr="00C61419" w:rsidRDefault="004558F8" w:rsidP="00A055DC">
            <w:pPr>
              <w:spacing w:after="60"/>
              <w:jc w:val="center"/>
              <w:rPr>
                <w:b/>
                <w:szCs w:val="18"/>
                <w:lang w:val="en-GB" w:eastAsia="it-IT"/>
              </w:rPr>
            </w:pPr>
            <w:r w:rsidRPr="00C61419">
              <w:rPr>
                <w:b/>
                <w:szCs w:val="18"/>
                <w:lang w:val="en-GB" w:eastAsia="it-IT"/>
              </w:rPr>
              <w:t>4</w:t>
            </w:r>
          </w:p>
        </w:tc>
        <w:tc>
          <w:tcPr>
            <w:tcW w:w="9179" w:type="dxa"/>
            <w:gridSpan w:val="2"/>
            <w:shd w:val="clear" w:color="auto" w:fill="CCFFCC"/>
            <w:vAlign w:val="center"/>
          </w:tcPr>
          <w:p w14:paraId="770A65F7" w14:textId="4CB0C598" w:rsidR="004558F8" w:rsidRPr="00C61419" w:rsidRDefault="00290FB4" w:rsidP="00A055DC">
            <w:pPr>
              <w:spacing w:after="60"/>
              <w:rPr>
                <w:b/>
                <w:i/>
                <w:smallCaps/>
                <w:szCs w:val="18"/>
                <w:lang w:val="en-GB"/>
              </w:rPr>
            </w:pPr>
            <w:r w:rsidRPr="00C61419">
              <w:rPr>
                <w:b/>
                <w:noProof/>
                <w:sz w:val="18"/>
                <w:szCs w:val="18"/>
                <w:lang w:val="en-GB" w:eastAsia="de-DE"/>
              </w:rPr>
              <mc:AlternateContent>
                <mc:Choice Requires="wps">
                  <w:drawing>
                    <wp:anchor distT="0" distB="0" distL="114300" distR="114300" simplePos="0" relativeHeight="251674624" behindDoc="0" locked="0" layoutInCell="1" allowOverlap="1" wp14:anchorId="0EF96DA0" wp14:editId="030544A8">
                      <wp:simplePos x="0" y="0"/>
                      <wp:positionH relativeFrom="column">
                        <wp:posOffset>5082540</wp:posOffset>
                      </wp:positionH>
                      <wp:positionV relativeFrom="paragraph">
                        <wp:posOffset>-100330</wp:posOffset>
                      </wp:positionV>
                      <wp:extent cx="461645" cy="447675"/>
                      <wp:effectExtent l="38100" t="38100" r="90805" b="104775"/>
                      <wp:wrapNone/>
                      <wp:docPr id="66" name="Oval 37"/>
                      <wp:cNvGraphicFramePr/>
                      <a:graphic xmlns:a="http://schemas.openxmlformats.org/drawingml/2006/main">
                        <a:graphicData uri="http://schemas.microsoft.com/office/word/2010/wordprocessingShape">
                          <wps:wsp>
                            <wps:cNvSpPr/>
                            <wps:spPr>
                              <a:xfrm>
                                <a:off x="0" y="0"/>
                                <a:ext cx="461645" cy="447675"/>
                              </a:xfrm>
                              <a:prstGeom prst="ellipse">
                                <a:avLst/>
                              </a:prstGeom>
                              <a:solidFill>
                                <a:srgbClr val="CCFFCC"/>
                              </a:solidFill>
                              <a:ln>
                                <a:noFill/>
                              </a:ln>
                              <a:effectLst>
                                <a:outerShdw blurRad="50800" dist="38100" dir="2700000" algn="tl" rotWithShape="0">
                                  <a:prstClr val="black">
                                    <a:alpha val="40000"/>
                                  </a:prstClr>
                                </a:outerShdw>
                              </a:effectLst>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w14:anchorId="5617D9F6" id="Oval 37" o:spid="_x0000_s1026" style="position:absolute;margin-left:400.2pt;margin-top:-7.9pt;width:36.35pt;height:3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" fillcolor="#cfc" stroked="f" strokeweight="2pt">
                      <v:shadow on="t" color="black" opacity="26214f" origin="-.5,-.5" offset=".74836mm,.74836mm"/>
                    </v:oval>
                  </w:pict>
                </mc:Fallback>
              </mc:AlternateContent>
            </w:r>
            <w:r w:rsidR="004558F8" w:rsidRPr="00C61419">
              <w:rPr>
                <w:b/>
                <w:smallCaps/>
                <w:szCs w:val="18"/>
                <w:lang w:val="en-GB"/>
              </w:rPr>
              <w:t>POST PROCESSING</w:t>
            </w:r>
          </w:p>
        </w:tc>
      </w:tr>
      <w:tr w:rsidR="004558F8" w:rsidRPr="00C61419" w14:paraId="690130FE" w14:textId="77777777" w:rsidTr="00FC0C34">
        <w:trPr>
          <w:cantSplit/>
        </w:trPr>
        <w:tc>
          <w:tcPr>
            <w:tcW w:w="675" w:type="dxa"/>
            <w:vAlign w:val="center"/>
          </w:tcPr>
          <w:p w14:paraId="684B7DC6" w14:textId="77777777" w:rsidR="004558F8" w:rsidRPr="00C61419" w:rsidRDefault="004558F8" w:rsidP="00A055DC">
            <w:pPr>
              <w:jc w:val="center"/>
              <w:rPr>
                <w:b/>
                <w:smallCaps/>
                <w:sz w:val="18"/>
                <w:szCs w:val="18"/>
                <w:lang w:val="en-GB"/>
              </w:rPr>
            </w:pPr>
            <w:r w:rsidRPr="00C61419">
              <w:rPr>
                <w:b/>
                <w:smallCaps/>
                <w:sz w:val="18"/>
                <w:szCs w:val="18"/>
                <w:lang w:val="en-GB"/>
              </w:rPr>
              <w:t>4.1</w:t>
            </w:r>
          </w:p>
        </w:tc>
        <w:tc>
          <w:tcPr>
            <w:tcW w:w="1843" w:type="dxa"/>
          </w:tcPr>
          <w:p w14:paraId="33250FF7" w14:textId="77777777" w:rsidR="004558F8" w:rsidRPr="00C61419" w:rsidRDefault="004558F8" w:rsidP="00A055DC">
            <w:pPr>
              <w:jc w:val="right"/>
              <w:rPr>
                <w:b/>
                <w:smallCaps/>
                <w:sz w:val="18"/>
                <w:szCs w:val="18"/>
                <w:lang w:val="en-GB"/>
              </w:rPr>
            </w:pPr>
            <w:r w:rsidRPr="00C61419">
              <w:rPr>
                <w:b/>
                <w:smallCaps/>
                <w:sz w:val="18"/>
                <w:szCs w:val="18"/>
                <w:lang w:val="en-GB"/>
              </w:rPr>
              <w:t xml:space="preserve">The processed output </w:t>
            </w:r>
          </w:p>
        </w:tc>
        <w:tc>
          <w:tcPr>
            <w:tcW w:w="7336" w:type="dxa"/>
          </w:tcPr>
          <w:p w14:paraId="2FE233F3" w14:textId="77777777" w:rsidR="004558F8" w:rsidRPr="00C61419" w:rsidRDefault="004558F8" w:rsidP="004558F8">
            <w:pPr>
              <w:pStyle w:val="Listenabsatz"/>
              <w:numPr>
                <w:ilvl w:val="0"/>
                <w:numId w:val="22"/>
              </w:numPr>
              <w:tabs>
                <w:tab w:val="left" w:pos="1365"/>
              </w:tabs>
              <w:spacing w:before="0" w:after="0"/>
              <w:contextualSpacing/>
              <w:jc w:val="left"/>
              <w:rPr>
                <w:sz w:val="18"/>
                <w:szCs w:val="18"/>
                <w:lang w:val="en-GB"/>
              </w:rPr>
            </w:pPr>
            <w:r w:rsidRPr="00C61419">
              <w:rPr>
                <w:sz w:val="18"/>
                <w:szCs w:val="18"/>
                <w:lang w:val="en-GB"/>
              </w:rPr>
              <w:t>Probability of dust accumulation in specific areas of the room</w:t>
            </w:r>
          </w:p>
          <w:p w14:paraId="13EFB41E" w14:textId="77777777" w:rsidR="004558F8" w:rsidRPr="00C61419" w:rsidRDefault="004558F8" w:rsidP="004558F8">
            <w:pPr>
              <w:pStyle w:val="Listenabsatz"/>
              <w:numPr>
                <w:ilvl w:val="0"/>
                <w:numId w:val="22"/>
              </w:numPr>
              <w:tabs>
                <w:tab w:val="left" w:pos="1365"/>
              </w:tabs>
              <w:spacing w:before="0" w:after="0"/>
              <w:contextualSpacing/>
              <w:jc w:val="left"/>
              <w:rPr>
                <w:sz w:val="18"/>
                <w:szCs w:val="18"/>
                <w:lang w:val="en-GB"/>
              </w:rPr>
            </w:pPr>
            <w:r w:rsidRPr="00C61419">
              <w:rPr>
                <w:sz w:val="18"/>
                <w:szCs w:val="18"/>
                <w:lang w:val="en-GB"/>
              </w:rPr>
              <w:t>Particle concentrations in specific room areas</w:t>
            </w:r>
          </w:p>
          <w:p w14:paraId="2C405BD3" w14:textId="77777777" w:rsidR="004558F8" w:rsidRPr="00C61419" w:rsidRDefault="004558F8" w:rsidP="004558F8">
            <w:pPr>
              <w:pStyle w:val="Listenabsatz"/>
              <w:numPr>
                <w:ilvl w:val="0"/>
                <w:numId w:val="22"/>
              </w:numPr>
              <w:tabs>
                <w:tab w:val="left" w:pos="1365"/>
              </w:tabs>
              <w:spacing w:before="0" w:after="0"/>
              <w:contextualSpacing/>
              <w:jc w:val="left"/>
              <w:rPr>
                <w:sz w:val="18"/>
                <w:szCs w:val="18"/>
                <w:lang w:val="en-GB"/>
              </w:rPr>
            </w:pPr>
            <w:r w:rsidRPr="00C61419">
              <w:rPr>
                <w:sz w:val="18"/>
                <w:szCs w:val="18"/>
                <w:lang w:val="en-GB"/>
              </w:rPr>
              <w:t>Overall particle concentration in the room</w:t>
            </w:r>
          </w:p>
          <w:p w14:paraId="6DDD9745" w14:textId="77777777" w:rsidR="000D3114" w:rsidRPr="00C61419" w:rsidRDefault="000D3114" w:rsidP="004558F8">
            <w:pPr>
              <w:pStyle w:val="Listenabsatz"/>
              <w:numPr>
                <w:ilvl w:val="0"/>
                <w:numId w:val="22"/>
              </w:numPr>
              <w:tabs>
                <w:tab w:val="left" w:pos="1365"/>
              </w:tabs>
              <w:spacing w:before="0" w:after="0"/>
              <w:contextualSpacing/>
              <w:jc w:val="left"/>
              <w:rPr>
                <w:sz w:val="18"/>
                <w:szCs w:val="18"/>
                <w:lang w:val="en-GB"/>
              </w:rPr>
            </w:pPr>
          </w:p>
        </w:tc>
      </w:tr>
      <w:tr w:rsidR="004558F8" w:rsidRPr="00C61419" w14:paraId="0C6D4B6C" w14:textId="77777777" w:rsidTr="00FC0C34">
        <w:trPr>
          <w:cantSplit/>
        </w:trPr>
        <w:tc>
          <w:tcPr>
            <w:tcW w:w="675" w:type="dxa"/>
            <w:vAlign w:val="center"/>
          </w:tcPr>
          <w:p w14:paraId="6DC17516" w14:textId="77777777" w:rsidR="004558F8" w:rsidRPr="00C61419" w:rsidRDefault="004558F8" w:rsidP="00A055DC">
            <w:pPr>
              <w:jc w:val="center"/>
              <w:rPr>
                <w:b/>
                <w:smallCaps/>
                <w:sz w:val="18"/>
                <w:szCs w:val="18"/>
                <w:lang w:val="en-GB"/>
              </w:rPr>
            </w:pPr>
            <w:r w:rsidRPr="00C61419">
              <w:rPr>
                <w:b/>
                <w:smallCaps/>
                <w:sz w:val="18"/>
                <w:szCs w:val="18"/>
                <w:lang w:val="en-GB"/>
              </w:rPr>
              <w:t>4.2</w:t>
            </w:r>
          </w:p>
        </w:tc>
        <w:tc>
          <w:tcPr>
            <w:tcW w:w="1843" w:type="dxa"/>
          </w:tcPr>
          <w:p w14:paraId="31B5ADA7" w14:textId="77777777" w:rsidR="004558F8" w:rsidRPr="00C61419" w:rsidRDefault="004558F8" w:rsidP="00A055DC">
            <w:pPr>
              <w:jc w:val="right"/>
              <w:rPr>
                <w:b/>
                <w:smallCaps/>
                <w:sz w:val="18"/>
                <w:szCs w:val="18"/>
                <w:lang w:val="en-GB"/>
              </w:rPr>
            </w:pPr>
            <w:r w:rsidRPr="00C61419">
              <w:rPr>
                <w:b/>
                <w:smallCaps/>
                <w:sz w:val="18"/>
                <w:szCs w:val="18"/>
                <w:lang w:val="en-GB"/>
              </w:rPr>
              <w:t>Methodologies</w:t>
            </w:r>
          </w:p>
        </w:tc>
        <w:tc>
          <w:tcPr>
            <w:tcW w:w="7336" w:type="dxa"/>
          </w:tcPr>
          <w:p w14:paraId="21D39F6F" w14:textId="77777777" w:rsidR="004558F8" w:rsidRPr="00C61419" w:rsidRDefault="004558F8" w:rsidP="00A055DC">
            <w:pPr>
              <w:tabs>
                <w:tab w:val="left" w:pos="1365"/>
              </w:tabs>
              <w:rPr>
                <w:sz w:val="18"/>
                <w:szCs w:val="18"/>
                <w:lang w:val="en-GB"/>
              </w:rPr>
            </w:pPr>
            <w:r w:rsidRPr="00C61419">
              <w:rPr>
                <w:sz w:val="18"/>
                <w:szCs w:val="18"/>
                <w:lang w:val="en-GB"/>
              </w:rPr>
              <w:t>Statistical evaluation of the measurement results</w:t>
            </w:r>
          </w:p>
          <w:p w14:paraId="4E982EE7" w14:textId="77777777" w:rsidR="004558F8" w:rsidRPr="00C61419" w:rsidRDefault="004558F8" w:rsidP="00A055DC">
            <w:pPr>
              <w:tabs>
                <w:tab w:val="left" w:pos="1365"/>
              </w:tabs>
              <w:rPr>
                <w:sz w:val="18"/>
                <w:szCs w:val="18"/>
                <w:lang w:val="en-GB"/>
              </w:rPr>
            </w:pPr>
            <w:r w:rsidRPr="00C61419">
              <w:rPr>
                <w:sz w:val="18"/>
                <w:szCs w:val="18"/>
                <w:lang w:val="en-GB"/>
              </w:rPr>
              <w:t>Volume averaging</w:t>
            </w:r>
          </w:p>
          <w:p w14:paraId="3F4C3BFE" w14:textId="77777777" w:rsidR="004558F8" w:rsidRPr="00C61419" w:rsidRDefault="004558F8" w:rsidP="00A055DC">
            <w:pPr>
              <w:tabs>
                <w:tab w:val="left" w:pos="1365"/>
              </w:tabs>
              <w:rPr>
                <w:sz w:val="18"/>
                <w:szCs w:val="18"/>
                <w:lang w:val="en-GB"/>
              </w:rPr>
            </w:pPr>
            <w:r w:rsidRPr="00C61419">
              <w:rPr>
                <w:sz w:val="18"/>
                <w:szCs w:val="18"/>
                <w:lang w:val="en-GB"/>
              </w:rPr>
              <w:t>Dust accumulation</w:t>
            </w:r>
          </w:p>
          <w:p w14:paraId="3C0F786E" w14:textId="77777777" w:rsidR="004558F8" w:rsidRPr="00C61419" w:rsidRDefault="004558F8" w:rsidP="00A055DC">
            <w:pPr>
              <w:tabs>
                <w:tab w:val="left" w:pos="1365"/>
              </w:tabs>
              <w:rPr>
                <w:sz w:val="18"/>
                <w:szCs w:val="18"/>
                <w:lang w:val="en-GB"/>
              </w:rPr>
            </w:pPr>
            <w:r w:rsidRPr="00C61419">
              <w:rPr>
                <w:sz w:val="18"/>
                <w:szCs w:val="18"/>
                <w:lang w:val="en-GB"/>
              </w:rPr>
              <w:t>Post CFD particle agglomeration calculation</w:t>
            </w:r>
          </w:p>
          <w:p w14:paraId="6AA66493" w14:textId="77777777" w:rsidR="000D3114" w:rsidRPr="00C61419" w:rsidRDefault="000D3114" w:rsidP="00A055DC">
            <w:pPr>
              <w:tabs>
                <w:tab w:val="left" w:pos="1365"/>
              </w:tabs>
              <w:rPr>
                <w:sz w:val="18"/>
                <w:szCs w:val="18"/>
                <w:lang w:val="en-GB"/>
              </w:rPr>
            </w:pPr>
          </w:p>
        </w:tc>
      </w:tr>
      <w:tr w:rsidR="004558F8" w:rsidRPr="00C61419" w14:paraId="7EF3D767" w14:textId="77777777" w:rsidTr="00FC0C34">
        <w:trPr>
          <w:cantSplit/>
          <w:trHeight w:val="367"/>
        </w:trPr>
        <w:tc>
          <w:tcPr>
            <w:tcW w:w="675" w:type="dxa"/>
            <w:vAlign w:val="center"/>
          </w:tcPr>
          <w:p w14:paraId="57F336EA" w14:textId="77777777" w:rsidR="004558F8" w:rsidRPr="00C61419" w:rsidRDefault="004558F8" w:rsidP="00A055DC">
            <w:pPr>
              <w:jc w:val="center"/>
              <w:rPr>
                <w:b/>
                <w:smallCaps/>
                <w:sz w:val="18"/>
                <w:szCs w:val="18"/>
                <w:lang w:val="en-GB"/>
              </w:rPr>
            </w:pPr>
            <w:r w:rsidRPr="00C61419">
              <w:rPr>
                <w:b/>
                <w:smallCaps/>
                <w:sz w:val="18"/>
                <w:szCs w:val="18"/>
                <w:lang w:val="en-GB"/>
              </w:rPr>
              <w:t>4.3</w:t>
            </w:r>
          </w:p>
        </w:tc>
        <w:tc>
          <w:tcPr>
            <w:tcW w:w="1843" w:type="dxa"/>
          </w:tcPr>
          <w:p w14:paraId="288E9031" w14:textId="77777777" w:rsidR="004558F8" w:rsidRPr="00C61419" w:rsidRDefault="004558F8" w:rsidP="00A055DC">
            <w:pPr>
              <w:jc w:val="right"/>
              <w:rPr>
                <w:b/>
                <w:smallCaps/>
                <w:sz w:val="18"/>
                <w:szCs w:val="18"/>
                <w:lang w:val="en-GB"/>
              </w:rPr>
            </w:pPr>
            <w:r w:rsidRPr="00C61419">
              <w:rPr>
                <w:b/>
                <w:smallCaps/>
                <w:sz w:val="18"/>
                <w:szCs w:val="18"/>
                <w:lang w:val="en-GB"/>
              </w:rPr>
              <w:t>Margin Of Error</w:t>
            </w:r>
          </w:p>
        </w:tc>
        <w:tc>
          <w:tcPr>
            <w:tcW w:w="7336" w:type="dxa"/>
            <w:vAlign w:val="center"/>
          </w:tcPr>
          <w:p w14:paraId="76A1BD89" w14:textId="77777777" w:rsidR="004558F8" w:rsidRPr="00C61419" w:rsidRDefault="004558F8" w:rsidP="00A055DC">
            <w:pPr>
              <w:tabs>
                <w:tab w:val="left" w:pos="1365"/>
              </w:tabs>
              <w:rPr>
                <w:sz w:val="18"/>
                <w:szCs w:val="18"/>
                <w:lang w:val="en-GB"/>
              </w:rPr>
            </w:pPr>
            <w:r w:rsidRPr="00C61419">
              <w:rPr>
                <w:sz w:val="18"/>
                <w:szCs w:val="18"/>
                <w:lang w:val="en-GB"/>
              </w:rPr>
              <w:t>To be evaluated</w:t>
            </w:r>
          </w:p>
          <w:p w14:paraId="35F123B6" w14:textId="77777777" w:rsidR="004558F8" w:rsidRPr="00C61419" w:rsidRDefault="004558F8" w:rsidP="00A055DC">
            <w:pPr>
              <w:tabs>
                <w:tab w:val="left" w:pos="1365"/>
              </w:tabs>
              <w:rPr>
                <w:i/>
                <w:color w:val="808080" w:themeColor="background1" w:themeShade="80"/>
                <w:sz w:val="18"/>
                <w:szCs w:val="18"/>
                <w:lang w:val="en-GB"/>
              </w:rPr>
            </w:pPr>
          </w:p>
        </w:tc>
      </w:tr>
    </w:tbl>
    <w:p w14:paraId="11732C6B" w14:textId="77777777" w:rsidR="004558F8" w:rsidRPr="00C61419" w:rsidRDefault="004558F8" w:rsidP="00972C9B">
      <w:pPr>
        <w:rPr>
          <w:lang w:val="en-GB"/>
        </w:rPr>
      </w:pPr>
    </w:p>
    <w:p w14:paraId="31660878" w14:textId="77777777" w:rsidR="005B7DCD" w:rsidRPr="00C61419" w:rsidRDefault="005B7DCD" w:rsidP="00972C9B">
      <w:pPr>
        <w:rPr>
          <w:lang w:val="en-GB"/>
        </w:rPr>
      </w:pPr>
    </w:p>
    <w:p w14:paraId="0A7BB833" w14:textId="76F9F9B6" w:rsidR="005B7DCD" w:rsidRPr="00C61419" w:rsidRDefault="005B7DCD">
      <w:pPr>
        <w:spacing w:before="0" w:after="0"/>
        <w:jc w:val="left"/>
        <w:rPr>
          <w:lang w:val="en-GB"/>
        </w:rPr>
      </w:pPr>
      <w:r w:rsidRPr="00C61419">
        <w:rPr>
          <w:lang w:val="en-GB"/>
        </w:rPr>
        <w:br w:type="page"/>
      </w:r>
    </w:p>
    <w:p w14:paraId="6EEDBC84" w14:textId="77777777" w:rsidR="004558F8" w:rsidRPr="00C61419" w:rsidRDefault="004558F8" w:rsidP="00972C9B">
      <w:pPr>
        <w:rPr>
          <w:lang w:val="en-GB"/>
        </w:rPr>
      </w:pPr>
    </w:p>
    <w:p w14:paraId="45C3F5B8" w14:textId="77777777" w:rsidR="00972C9B" w:rsidRPr="00C61419" w:rsidRDefault="00972C9B" w:rsidP="00972C9B">
      <w:pPr>
        <w:pStyle w:val="AI4EUHeader1"/>
        <w:outlineLvl w:val="0"/>
        <w:rPr>
          <w:lang w:val="en-GB"/>
        </w:rPr>
      </w:pPr>
      <w:bookmarkStart w:id="148" w:name="_Toc15554085"/>
      <w:bookmarkStart w:id="149" w:name="_Toc17990629"/>
      <w:r w:rsidRPr="00C61419">
        <w:rPr>
          <w:lang w:val="en-GB"/>
        </w:rPr>
        <w:t>Reference</w:t>
      </w:r>
      <w:bookmarkEnd w:id="148"/>
      <w:bookmarkEnd w:id="149"/>
    </w:p>
    <w:p w14:paraId="09B665E5" w14:textId="77777777" w:rsidR="00972C9B" w:rsidRPr="00C61419" w:rsidRDefault="00972C9B" w:rsidP="00972C9B">
      <w:pPr>
        <w:rPr>
          <w:lang w:val="en-GB"/>
        </w:rPr>
      </w:pPr>
    </w:p>
    <w:p w14:paraId="356FB1B2" w14:textId="77777777" w:rsidR="00972C9B" w:rsidRPr="00C61419" w:rsidRDefault="00972C9B" w:rsidP="00972C9B">
      <w:pPr>
        <w:pStyle w:val="Listenabsatz"/>
        <w:numPr>
          <w:ilvl w:val="0"/>
          <w:numId w:val="28"/>
        </w:numPr>
        <w:rPr>
          <w:lang w:val="en-GB"/>
        </w:rPr>
      </w:pPr>
      <w:bookmarkStart w:id="150" w:name="_Ref15458982"/>
      <w:proofErr w:type="spellStart"/>
      <w:r w:rsidRPr="00C61419">
        <w:rPr>
          <w:lang w:val="en-GB"/>
        </w:rPr>
        <w:t>Pavlogeorgatos</w:t>
      </w:r>
      <w:proofErr w:type="spellEnd"/>
      <w:r w:rsidRPr="00C61419">
        <w:rPr>
          <w:lang w:val="en-GB"/>
        </w:rPr>
        <w:t xml:space="preserve"> G. Environmental parameters in museums. Build Environ 2003</w:t>
      </w:r>
      <w:proofErr w:type="gramStart"/>
      <w:r w:rsidRPr="00C61419">
        <w:rPr>
          <w:lang w:val="en-GB"/>
        </w:rPr>
        <w:t>;</w:t>
      </w:r>
      <w:proofErr w:type="gramEnd"/>
      <w:r w:rsidRPr="00C61419">
        <w:rPr>
          <w:lang w:val="en-GB"/>
        </w:rPr>
        <w:t xml:space="preserve"> 38:1457–62.</w:t>
      </w:r>
      <w:bookmarkEnd w:id="150"/>
    </w:p>
    <w:p w14:paraId="1900D9A6" w14:textId="77777777" w:rsidR="00972C9B" w:rsidRPr="00C61419" w:rsidRDefault="00972C9B" w:rsidP="00972C9B">
      <w:pPr>
        <w:pStyle w:val="Listenabsatz"/>
        <w:numPr>
          <w:ilvl w:val="0"/>
          <w:numId w:val="28"/>
        </w:numPr>
        <w:rPr>
          <w:lang w:val="en-GB"/>
        </w:rPr>
      </w:pPr>
      <w:bookmarkStart w:id="151" w:name="_Ref15458985"/>
      <w:r w:rsidRPr="00C61419">
        <w:rPr>
          <w:lang w:val="en-GB"/>
        </w:rPr>
        <w:t xml:space="preserve">Mecklenburg M, </w:t>
      </w:r>
      <w:proofErr w:type="spellStart"/>
      <w:r w:rsidRPr="00C61419">
        <w:rPr>
          <w:lang w:val="en-GB"/>
        </w:rPr>
        <w:t>Tumosa</w:t>
      </w:r>
      <w:proofErr w:type="spellEnd"/>
      <w:r w:rsidRPr="00C61419">
        <w:rPr>
          <w:lang w:val="en-GB"/>
        </w:rPr>
        <w:t xml:space="preserve"> C. Temperature and relative humidity effects on the mechanical and chemical stability of collections. ASHRAE J 1999:77–82.</w:t>
      </w:r>
      <w:bookmarkEnd w:id="151"/>
    </w:p>
    <w:p w14:paraId="50AA82EE" w14:textId="77777777" w:rsidR="00972C9B" w:rsidRPr="00C61419" w:rsidRDefault="00972C9B" w:rsidP="00972C9B">
      <w:pPr>
        <w:pStyle w:val="Listenabsatz"/>
        <w:numPr>
          <w:ilvl w:val="0"/>
          <w:numId w:val="28"/>
        </w:numPr>
        <w:rPr>
          <w:lang w:val="en-GB"/>
        </w:rPr>
      </w:pPr>
      <w:bookmarkStart w:id="152" w:name="_Ref15459073"/>
      <w:r w:rsidRPr="00C61419">
        <w:rPr>
          <w:lang w:val="en-GB"/>
        </w:rPr>
        <w:t xml:space="preserve">Li N, Xia L, </w:t>
      </w:r>
      <w:proofErr w:type="spellStart"/>
      <w:r w:rsidRPr="00C61419">
        <w:rPr>
          <w:lang w:val="en-GB"/>
        </w:rPr>
        <w:t>Shiming</w:t>
      </w:r>
      <w:proofErr w:type="spellEnd"/>
      <w:r w:rsidRPr="00C61419">
        <w:rPr>
          <w:lang w:val="en-GB"/>
        </w:rPr>
        <w:t xml:space="preserve"> D, Xu X, Chan M-Y. Dynamic </w:t>
      </w:r>
      <w:proofErr w:type="spellStart"/>
      <w:r w:rsidRPr="00C61419">
        <w:rPr>
          <w:lang w:val="en-GB"/>
        </w:rPr>
        <w:t>modeling</w:t>
      </w:r>
      <w:proofErr w:type="spellEnd"/>
      <w:r w:rsidRPr="00C61419">
        <w:rPr>
          <w:lang w:val="en-GB"/>
        </w:rPr>
        <w:t xml:space="preserve"> and control of a direct expansion air conditioning system using artificial neural network. </w:t>
      </w:r>
      <w:proofErr w:type="spellStart"/>
      <w:r w:rsidRPr="00C61419">
        <w:rPr>
          <w:lang w:val="en-GB"/>
        </w:rPr>
        <w:t>Appl</w:t>
      </w:r>
      <w:proofErr w:type="spellEnd"/>
      <w:r w:rsidRPr="00C61419">
        <w:rPr>
          <w:lang w:val="en-GB"/>
        </w:rPr>
        <w:t xml:space="preserve"> Energy 2012</w:t>
      </w:r>
      <w:proofErr w:type="gramStart"/>
      <w:r w:rsidRPr="00C61419">
        <w:rPr>
          <w:lang w:val="en-GB"/>
        </w:rPr>
        <w:t>;91</w:t>
      </w:r>
      <w:proofErr w:type="gramEnd"/>
      <w:r w:rsidRPr="00C61419">
        <w:rPr>
          <w:lang w:val="en-GB"/>
        </w:rPr>
        <w:t>(1):290–300.</w:t>
      </w:r>
      <w:bookmarkEnd w:id="152"/>
    </w:p>
    <w:p w14:paraId="386DC532" w14:textId="77777777" w:rsidR="00972C9B" w:rsidRPr="00C61419" w:rsidRDefault="00972C9B" w:rsidP="00972C9B">
      <w:pPr>
        <w:pStyle w:val="Listenabsatz"/>
        <w:numPr>
          <w:ilvl w:val="0"/>
          <w:numId w:val="28"/>
        </w:numPr>
        <w:rPr>
          <w:lang w:val="en-GB"/>
        </w:rPr>
      </w:pPr>
      <w:bookmarkStart w:id="153" w:name="_Ref15459075"/>
      <w:bookmarkStart w:id="154" w:name="_Ref15459892"/>
      <w:r w:rsidRPr="00C61419">
        <w:rPr>
          <w:lang w:val="en-GB"/>
        </w:rPr>
        <w:t xml:space="preserve">Tao YB, He YL, Tao WQ. </w:t>
      </w:r>
      <w:proofErr w:type="spellStart"/>
      <w:r w:rsidRPr="00C61419">
        <w:rPr>
          <w:lang w:val="en-GB"/>
        </w:rPr>
        <w:t>Exergetic</w:t>
      </w:r>
      <w:proofErr w:type="spellEnd"/>
      <w:r w:rsidRPr="00C61419">
        <w:rPr>
          <w:lang w:val="en-GB"/>
        </w:rPr>
        <w:t xml:space="preserve"> analysis of </w:t>
      </w:r>
      <w:proofErr w:type="spellStart"/>
      <w:r w:rsidRPr="00C61419">
        <w:rPr>
          <w:lang w:val="en-GB"/>
        </w:rPr>
        <w:t>transcritical</w:t>
      </w:r>
      <w:proofErr w:type="spellEnd"/>
      <w:r w:rsidRPr="00C61419">
        <w:rPr>
          <w:lang w:val="en-GB"/>
        </w:rPr>
        <w:t xml:space="preserve"> CO2 residential </w:t>
      </w:r>
      <w:proofErr w:type="spellStart"/>
      <w:r w:rsidRPr="00C61419">
        <w:rPr>
          <w:lang w:val="en-GB"/>
        </w:rPr>
        <w:t>airconditionin</w:t>
      </w:r>
      <w:bookmarkEnd w:id="153"/>
      <w:proofErr w:type="spellEnd"/>
      <w:r w:rsidRPr="00C61419">
        <w:rPr>
          <w:lang w:val="en-GB"/>
        </w:rPr>
        <w:t xml:space="preserve"> </w:t>
      </w:r>
      <w:proofErr w:type="spellStart"/>
      <w:r w:rsidRPr="00C61419">
        <w:rPr>
          <w:lang w:val="en-GB"/>
        </w:rPr>
        <w:t>Tekasakul</w:t>
      </w:r>
      <w:proofErr w:type="spellEnd"/>
      <w:r w:rsidRPr="00C61419">
        <w:rPr>
          <w:lang w:val="en-GB"/>
        </w:rPr>
        <w:t xml:space="preserve"> P, </w:t>
      </w:r>
      <w:proofErr w:type="spellStart"/>
      <w:r w:rsidRPr="00C61419">
        <w:rPr>
          <w:lang w:val="en-GB"/>
        </w:rPr>
        <w:t>Promtong</w:t>
      </w:r>
      <w:proofErr w:type="spellEnd"/>
      <w:r w:rsidRPr="00C61419">
        <w:rPr>
          <w:lang w:val="en-GB"/>
        </w:rPr>
        <w:t xml:space="preserve"> M. Energy efficiency enhancement of natural rubber smoking process by flow improvement using a CFD technique. </w:t>
      </w:r>
      <w:proofErr w:type="spellStart"/>
      <w:r w:rsidRPr="00C61419">
        <w:rPr>
          <w:lang w:val="en-GB"/>
        </w:rPr>
        <w:t>Appl</w:t>
      </w:r>
      <w:proofErr w:type="spellEnd"/>
      <w:r w:rsidRPr="00C61419">
        <w:rPr>
          <w:lang w:val="en-GB"/>
        </w:rPr>
        <w:t xml:space="preserve"> Energy 2008</w:t>
      </w:r>
      <w:proofErr w:type="gramStart"/>
      <w:r w:rsidRPr="00C61419">
        <w:rPr>
          <w:lang w:val="en-GB"/>
        </w:rPr>
        <w:t>;85</w:t>
      </w:r>
      <w:proofErr w:type="gramEnd"/>
      <w:r w:rsidRPr="00C61419">
        <w:rPr>
          <w:lang w:val="en-GB"/>
        </w:rPr>
        <w:t>(9):878–95.</w:t>
      </w:r>
      <w:bookmarkEnd w:id="154"/>
    </w:p>
    <w:p w14:paraId="6632D5BF" w14:textId="77777777" w:rsidR="00972C9B" w:rsidRPr="00C61419" w:rsidRDefault="00972C9B" w:rsidP="00972C9B">
      <w:pPr>
        <w:pStyle w:val="Listenabsatz"/>
        <w:numPr>
          <w:ilvl w:val="0"/>
          <w:numId w:val="28"/>
        </w:numPr>
        <w:rPr>
          <w:lang w:val="en-GB"/>
        </w:rPr>
      </w:pPr>
      <w:bookmarkStart w:id="155" w:name="_Ref15566973"/>
      <w:proofErr w:type="spellStart"/>
      <w:r w:rsidRPr="00C61419">
        <w:rPr>
          <w:lang w:val="en-GB"/>
        </w:rPr>
        <w:t>Zhai</w:t>
      </w:r>
      <w:proofErr w:type="spellEnd"/>
      <w:r w:rsidRPr="00C61419">
        <w:rPr>
          <w:lang w:val="en-GB"/>
        </w:rPr>
        <w:t xml:space="preserve"> Z, Chen Q, Haves P, </w:t>
      </w:r>
      <w:proofErr w:type="spellStart"/>
      <w:r w:rsidRPr="00C61419">
        <w:rPr>
          <w:lang w:val="en-GB"/>
        </w:rPr>
        <w:t>Klems</w:t>
      </w:r>
      <w:proofErr w:type="spellEnd"/>
      <w:r w:rsidRPr="00C61419">
        <w:rPr>
          <w:lang w:val="en-GB"/>
        </w:rPr>
        <w:t xml:space="preserve"> JH. On approaches to couple energy simulation and computational fluid dynamics programs. Build Environ 2002</w:t>
      </w:r>
      <w:proofErr w:type="gramStart"/>
      <w:r w:rsidRPr="00C61419">
        <w:rPr>
          <w:lang w:val="en-GB"/>
        </w:rPr>
        <w:t>;37:857</w:t>
      </w:r>
      <w:proofErr w:type="gramEnd"/>
      <w:r w:rsidRPr="00C61419">
        <w:rPr>
          <w:lang w:val="en-GB"/>
        </w:rPr>
        <w:t>–64.</w:t>
      </w:r>
      <w:bookmarkEnd w:id="155"/>
    </w:p>
    <w:p w14:paraId="473EDE46" w14:textId="77777777" w:rsidR="00972C9B" w:rsidRPr="00C61419" w:rsidRDefault="00972C9B" w:rsidP="00972C9B">
      <w:pPr>
        <w:pStyle w:val="Listenabsatz"/>
        <w:numPr>
          <w:ilvl w:val="0"/>
          <w:numId w:val="28"/>
        </w:numPr>
        <w:rPr>
          <w:lang w:val="en-GB"/>
        </w:rPr>
      </w:pPr>
      <w:bookmarkStart w:id="156" w:name="_Ref17794012"/>
      <w:proofErr w:type="spellStart"/>
      <w:r w:rsidRPr="00C61419">
        <w:rPr>
          <w:lang w:val="en-GB"/>
        </w:rPr>
        <w:t>Masine</w:t>
      </w:r>
      <w:proofErr w:type="spellEnd"/>
      <w:r w:rsidRPr="00C61419">
        <w:rPr>
          <w:lang w:val="en-GB"/>
        </w:rPr>
        <w:t xml:space="preserve"> MT, </w:t>
      </w:r>
      <w:proofErr w:type="spellStart"/>
      <w:r w:rsidRPr="00C61419">
        <w:rPr>
          <w:lang w:val="en-GB"/>
        </w:rPr>
        <w:t>Haslinda</w:t>
      </w:r>
      <w:proofErr w:type="spellEnd"/>
      <w:r w:rsidRPr="00C61419">
        <w:rPr>
          <w:lang w:val="en-GB"/>
        </w:rPr>
        <w:t xml:space="preserve"> MK, Abdul KM, </w:t>
      </w:r>
      <w:proofErr w:type="spellStart"/>
      <w:r w:rsidRPr="00C61419">
        <w:rPr>
          <w:lang w:val="en-GB"/>
        </w:rPr>
        <w:t>Nazri</w:t>
      </w:r>
      <w:proofErr w:type="spellEnd"/>
      <w:r w:rsidRPr="00C61419">
        <w:rPr>
          <w:lang w:val="en-GB"/>
        </w:rPr>
        <w:t xml:space="preserve"> K, </w:t>
      </w:r>
      <w:proofErr w:type="spellStart"/>
      <w:r w:rsidRPr="00C61419">
        <w:rPr>
          <w:lang w:val="en-GB"/>
        </w:rPr>
        <w:t>Khairul</w:t>
      </w:r>
      <w:proofErr w:type="spellEnd"/>
      <w:r w:rsidRPr="00C61419">
        <w:rPr>
          <w:lang w:val="en-GB"/>
        </w:rPr>
        <w:t xml:space="preserve"> AMS. Simulation of thermal comfort of a residential house. IJCSI Vol. 8 (5); 2011 p.200-208 Leo NYC, </w:t>
      </w:r>
      <w:proofErr w:type="spellStart"/>
      <w:r w:rsidRPr="00C61419">
        <w:rPr>
          <w:lang w:val="en-GB"/>
        </w:rPr>
        <w:t>Junji</w:t>
      </w:r>
      <w:proofErr w:type="spellEnd"/>
      <w:r w:rsidRPr="00C61419">
        <w:rPr>
          <w:lang w:val="en-GB"/>
        </w:rPr>
        <w:t xml:space="preserve"> C, </w:t>
      </w:r>
      <w:proofErr w:type="spellStart"/>
      <w:r w:rsidRPr="00C61419">
        <w:rPr>
          <w:lang w:val="en-GB"/>
        </w:rPr>
        <w:t>Shuncheng</w:t>
      </w:r>
      <w:proofErr w:type="spellEnd"/>
      <w:r w:rsidRPr="00C61419">
        <w:rPr>
          <w:lang w:val="en-GB"/>
        </w:rPr>
        <w:t xml:space="preserve"> L, </w:t>
      </w:r>
      <w:proofErr w:type="spellStart"/>
      <w:r w:rsidRPr="00C61419">
        <w:rPr>
          <w:lang w:val="en-GB"/>
        </w:rPr>
        <w:t>Yunwei</w:t>
      </w:r>
      <w:proofErr w:type="spellEnd"/>
      <w:r w:rsidRPr="00C61419">
        <w:rPr>
          <w:lang w:val="en-GB"/>
        </w:rPr>
        <w:t xml:space="preserve"> Z, </w:t>
      </w:r>
      <w:proofErr w:type="spellStart"/>
      <w:r w:rsidRPr="00C61419">
        <w:rPr>
          <w:lang w:val="en-GB"/>
        </w:rPr>
        <w:t>Xuexi</w:t>
      </w:r>
      <w:proofErr w:type="spellEnd"/>
      <w:r w:rsidRPr="00C61419">
        <w:rPr>
          <w:lang w:val="en-GB"/>
        </w:rPr>
        <w:t xml:space="preserve"> T. Numerical Simulation of the Micro Environment in the Han Yang Mausoleum  Museum. Aerosol and Air Quality Research</w:t>
      </w:r>
      <w:proofErr w:type="gramStart"/>
      <w:r w:rsidRPr="00C61419">
        <w:rPr>
          <w:lang w:val="en-GB"/>
        </w:rPr>
        <w:t>;</w:t>
      </w:r>
      <w:proofErr w:type="gramEnd"/>
      <w:r w:rsidRPr="00C61419">
        <w:rPr>
          <w:lang w:val="en-GB"/>
        </w:rPr>
        <w:t xml:space="preserve"> 2012. </w:t>
      </w:r>
      <w:proofErr w:type="gramStart"/>
      <w:r w:rsidRPr="00C61419">
        <w:rPr>
          <w:lang w:val="en-GB"/>
        </w:rPr>
        <w:t>p.544-552</w:t>
      </w:r>
      <w:proofErr w:type="gramEnd"/>
      <w:r w:rsidRPr="00C61419">
        <w:rPr>
          <w:lang w:val="en-GB"/>
        </w:rPr>
        <w:t>.</w:t>
      </w:r>
      <w:bookmarkEnd w:id="156"/>
    </w:p>
    <w:p w14:paraId="51E1EDC2" w14:textId="77777777" w:rsidR="00972C9B" w:rsidRPr="00C61419" w:rsidRDefault="00972C9B" w:rsidP="00972C9B">
      <w:pPr>
        <w:pStyle w:val="Listenabsatz"/>
        <w:numPr>
          <w:ilvl w:val="0"/>
          <w:numId w:val="28"/>
        </w:numPr>
        <w:rPr>
          <w:lang w:val="en-GB"/>
        </w:rPr>
      </w:pPr>
      <w:bookmarkStart w:id="157" w:name="_Ref17794022"/>
      <w:r w:rsidRPr="00C61419">
        <w:rPr>
          <w:lang w:val="en-GB"/>
        </w:rPr>
        <w:t xml:space="preserve">Ahmed R, </w:t>
      </w:r>
      <w:proofErr w:type="spellStart"/>
      <w:r w:rsidRPr="00C61419">
        <w:rPr>
          <w:lang w:val="en-GB"/>
        </w:rPr>
        <w:t>Reaz</w:t>
      </w:r>
      <w:proofErr w:type="spellEnd"/>
      <w:r w:rsidRPr="00C61419">
        <w:rPr>
          <w:lang w:val="en-GB"/>
        </w:rPr>
        <w:t xml:space="preserve"> H, Jenna T. Simulation of flow and heat transfer of humid air in spent fuel cooling ponds. Proceedings of the World Congress on Engineering; 2014. </w:t>
      </w:r>
      <w:proofErr w:type="gramStart"/>
      <w:r w:rsidRPr="00C61419">
        <w:rPr>
          <w:lang w:val="en-GB"/>
        </w:rPr>
        <w:t>p.1508-1512</w:t>
      </w:r>
      <w:proofErr w:type="gramEnd"/>
      <w:r w:rsidRPr="00C61419">
        <w:rPr>
          <w:lang w:val="en-GB"/>
        </w:rPr>
        <w:t>.</w:t>
      </w:r>
      <w:bookmarkEnd w:id="157"/>
    </w:p>
    <w:p w14:paraId="517C0F54" w14:textId="3A1574FD" w:rsidR="00B17509" w:rsidRPr="00C61419" w:rsidRDefault="00B17509" w:rsidP="00B17509">
      <w:pPr>
        <w:pStyle w:val="Listenabsatz"/>
        <w:numPr>
          <w:ilvl w:val="0"/>
          <w:numId w:val="28"/>
        </w:numPr>
        <w:rPr>
          <w:lang w:val="en-GB"/>
        </w:rPr>
      </w:pPr>
      <w:bookmarkStart w:id="158" w:name="_Ref17879408"/>
      <w:r w:rsidRPr="00C61419">
        <w:rPr>
          <w:lang w:val="en-GB"/>
        </w:rPr>
        <w:t xml:space="preserve">New Perspectives on the Study of Particulate Matter Deposition within Historic Interiors, </w:t>
      </w:r>
      <w:proofErr w:type="spellStart"/>
      <w:r w:rsidRPr="00C61419">
        <w:rPr>
          <w:lang w:val="en-GB"/>
        </w:rPr>
        <w:t>Grau-Bovè</w:t>
      </w:r>
      <w:proofErr w:type="spellEnd"/>
      <w:r w:rsidRPr="00C61419">
        <w:rPr>
          <w:lang w:val="en-GB"/>
        </w:rPr>
        <w:t xml:space="preserve"> et al., Studies in Conservation, Vol. 64, No. 4, 2019</w:t>
      </w:r>
      <w:bookmarkEnd w:id="158"/>
      <w:r w:rsidR="006C4E34" w:rsidRPr="00C61419">
        <w:rPr>
          <w:lang w:val="en-GB"/>
        </w:rPr>
        <w:t>.</w:t>
      </w:r>
    </w:p>
    <w:p w14:paraId="74B7AF10" w14:textId="77777777" w:rsidR="00972C9B" w:rsidRPr="00C61419" w:rsidRDefault="00972C9B" w:rsidP="00972C9B">
      <w:pPr>
        <w:rPr>
          <w:lang w:val="en-GB"/>
        </w:rPr>
      </w:pPr>
    </w:p>
    <w:sectPr w:rsidR="00972C9B" w:rsidRPr="00C61419" w:rsidSect="0005501F">
      <w:headerReference w:type="even" r:id="rId31"/>
      <w:headerReference w:type="default" r:id="rId32"/>
      <w:footerReference w:type="even" r:id="rId33"/>
      <w:headerReference w:type="first" r:id="rId34"/>
      <w:footerReference w:type="first" r:id="rId35"/>
      <w:pgSz w:w="11906" w:h="16838" w:code="9"/>
      <w:pgMar w:top="1418" w:right="1134" w:bottom="1134" w:left="1134"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CFC81" w14:textId="77777777" w:rsidR="00C61419" w:rsidRDefault="00C61419">
      <w:r>
        <w:separator/>
      </w:r>
    </w:p>
    <w:p w14:paraId="1C6FE736" w14:textId="77777777" w:rsidR="00C61419" w:rsidRDefault="00C61419"/>
  </w:endnote>
  <w:endnote w:type="continuationSeparator" w:id="0">
    <w:p w14:paraId="56159B20" w14:textId="77777777" w:rsidR="00C61419" w:rsidRDefault="00C61419">
      <w:r>
        <w:continuationSeparator/>
      </w:r>
    </w:p>
    <w:p w14:paraId="15ED0374" w14:textId="77777777" w:rsidR="00C61419" w:rsidRDefault="00C61419"/>
  </w:endnote>
  <w:endnote w:type="continuationNotice" w:id="1">
    <w:p w14:paraId="5C281370" w14:textId="77777777" w:rsidR="00C61419" w:rsidRDefault="00C6141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Estrangelo Edessa">
    <w:panose1 w:val="00000000000000000000"/>
    <w:charset w:val="00"/>
    <w:family w:val="script"/>
    <w:pitch w:val="variable"/>
    <w:sig w:usb0="80002043" w:usb1="00000000" w:usb2="00000080" w:usb3="00000000" w:csb0="00000001" w:csb1="00000000"/>
  </w:font>
  <w:font w:name="MS Gothic">
    <w:altName w:val="?l?r ?S?V?b?N"/>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09F80" w14:textId="0FD3DBBC" w:rsidR="00C61419" w:rsidRPr="00321F6E" w:rsidRDefault="00C61419" w:rsidP="00321F6E">
    <w:pPr>
      <w:pBdr>
        <w:top w:val="single" w:sz="4" w:space="1" w:color="auto"/>
      </w:pBdr>
      <w:jc w:val="right"/>
      <w:rPr>
        <w:sz w:val="20"/>
      </w:rPr>
    </w:pPr>
    <w:r w:rsidRPr="00321F6E">
      <w:rPr>
        <w:sz w:val="18"/>
      </w:rPr>
      <w:t xml:space="preserve">Page </w:t>
    </w:r>
    <w:r w:rsidRPr="00321F6E">
      <w:rPr>
        <w:sz w:val="18"/>
      </w:rPr>
      <w:fldChar w:fldCharType="begin"/>
    </w:r>
    <w:r w:rsidRPr="00321F6E">
      <w:rPr>
        <w:sz w:val="18"/>
      </w:rPr>
      <w:instrText xml:space="preserve"> PAGE </w:instrText>
    </w:r>
    <w:r w:rsidRPr="00321F6E">
      <w:rPr>
        <w:sz w:val="18"/>
      </w:rPr>
      <w:fldChar w:fldCharType="separate"/>
    </w:r>
    <w:r w:rsidR="00374FC3">
      <w:rPr>
        <w:noProof/>
        <w:sz w:val="18"/>
      </w:rPr>
      <w:t>20</w:t>
    </w:r>
    <w:r w:rsidRPr="00321F6E">
      <w:rPr>
        <w:sz w:val="18"/>
      </w:rPr>
      <w:fldChar w:fldCharType="end"/>
    </w:r>
    <w:r w:rsidRPr="00321F6E">
      <w:rPr>
        <w:sz w:val="18"/>
      </w:rPr>
      <w:t xml:space="preserve"> of </w:t>
    </w:r>
    <w:r w:rsidRPr="00321F6E">
      <w:rPr>
        <w:sz w:val="18"/>
      </w:rPr>
      <w:fldChar w:fldCharType="begin"/>
    </w:r>
    <w:r w:rsidRPr="00321F6E">
      <w:rPr>
        <w:sz w:val="18"/>
      </w:rPr>
      <w:instrText xml:space="preserve"> NUMPAGES </w:instrText>
    </w:r>
    <w:r w:rsidRPr="00321F6E">
      <w:rPr>
        <w:sz w:val="18"/>
      </w:rPr>
      <w:fldChar w:fldCharType="separate"/>
    </w:r>
    <w:r w:rsidR="00374FC3">
      <w:rPr>
        <w:noProof/>
        <w:sz w:val="18"/>
      </w:rPr>
      <w:t>29</w:t>
    </w:r>
    <w:r w:rsidRPr="00321F6E">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60D14" w14:textId="745AB75A" w:rsidR="00C61419" w:rsidRPr="00565BFA" w:rsidRDefault="00C61419" w:rsidP="001937F2">
    <w:pPr>
      <w:pBdr>
        <w:top w:val="single" w:sz="4" w:space="1" w:color="auto"/>
      </w:pBdr>
      <w:tabs>
        <w:tab w:val="center" w:pos="4819"/>
        <w:tab w:val="right" w:pos="9638"/>
      </w:tabs>
      <w:jc w:val="left"/>
      <w:rPr>
        <w:sz w:val="20"/>
      </w:rPr>
    </w:pPr>
    <w:r>
      <w:rPr>
        <w:sz w:val="18"/>
      </w:rPr>
      <w:tab/>
    </w:r>
    <w:r>
      <w:rPr>
        <w:sz w:val="18"/>
      </w:rPr>
      <w:tab/>
    </w:r>
    <w:r w:rsidRPr="00321F6E">
      <w:rPr>
        <w:sz w:val="18"/>
      </w:rPr>
      <w:t xml:space="preserve">Page </w:t>
    </w:r>
    <w:r w:rsidRPr="00321F6E">
      <w:rPr>
        <w:sz w:val="18"/>
      </w:rPr>
      <w:fldChar w:fldCharType="begin"/>
    </w:r>
    <w:r w:rsidRPr="00321F6E">
      <w:rPr>
        <w:sz w:val="18"/>
      </w:rPr>
      <w:instrText xml:space="preserve"> PAGE </w:instrText>
    </w:r>
    <w:r w:rsidRPr="00321F6E">
      <w:rPr>
        <w:sz w:val="18"/>
      </w:rPr>
      <w:fldChar w:fldCharType="separate"/>
    </w:r>
    <w:r w:rsidR="00374FC3">
      <w:rPr>
        <w:noProof/>
        <w:sz w:val="18"/>
      </w:rPr>
      <w:t>1</w:t>
    </w:r>
    <w:r w:rsidRPr="00321F6E">
      <w:rPr>
        <w:sz w:val="18"/>
      </w:rPr>
      <w:fldChar w:fldCharType="end"/>
    </w:r>
    <w:r w:rsidRPr="00321F6E">
      <w:rPr>
        <w:sz w:val="18"/>
      </w:rPr>
      <w:t xml:space="preserve"> of </w:t>
    </w:r>
    <w:r w:rsidRPr="00321F6E">
      <w:rPr>
        <w:sz w:val="18"/>
      </w:rPr>
      <w:fldChar w:fldCharType="begin"/>
    </w:r>
    <w:r w:rsidRPr="00321F6E">
      <w:rPr>
        <w:sz w:val="18"/>
      </w:rPr>
      <w:instrText xml:space="preserve"> NUMPAGES </w:instrText>
    </w:r>
    <w:r w:rsidRPr="00321F6E">
      <w:rPr>
        <w:sz w:val="18"/>
      </w:rPr>
      <w:fldChar w:fldCharType="separate"/>
    </w:r>
    <w:r w:rsidR="00374FC3">
      <w:rPr>
        <w:noProof/>
        <w:sz w:val="18"/>
      </w:rPr>
      <w:t>29</w:t>
    </w:r>
    <w:r w:rsidRPr="00321F6E">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E5632" w14:textId="77777777" w:rsidR="00C61419" w:rsidRDefault="00C6141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7DC6B" w14:textId="741E978F" w:rsidR="00C61419" w:rsidRPr="00321F6E" w:rsidRDefault="00C61419" w:rsidP="00565BFA">
    <w:pPr>
      <w:pBdr>
        <w:top w:val="single" w:sz="4" w:space="1" w:color="auto"/>
      </w:pBdr>
      <w:jc w:val="right"/>
      <w:rPr>
        <w:sz w:val="20"/>
      </w:rPr>
    </w:pPr>
    <w:r w:rsidRPr="00321F6E">
      <w:rPr>
        <w:sz w:val="18"/>
      </w:rPr>
      <w:t xml:space="preserve">Page </w:t>
    </w:r>
    <w:r w:rsidRPr="00321F6E">
      <w:rPr>
        <w:sz w:val="18"/>
      </w:rPr>
      <w:fldChar w:fldCharType="begin"/>
    </w:r>
    <w:r w:rsidRPr="00321F6E">
      <w:rPr>
        <w:sz w:val="18"/>
      </w:rPr>
      <w:instrText xml:space="preserve"> PAGE </w:instrText>
    </w:r>
    <w:r w:rsidRPr="00321F6E">
      <w:rPr>
        <w:sz w:val="18"/>
      </w:rPr>
      <w:fldChar w:fldCharType="separate"/>
    </w:r>
    <w:r w:rsidR="00374FC3">
      <w:rPr>
        <w:noProof/>
        <w:sz w:val="18"/>
      </w:rPr>
      <w:t>2</w:t>
    </w:r>
    <w:r w:rsidRPr="00321F6E">
      <w:rPr>
        <w:sz w:val="18"/>
      </w:rPr>
      <w:fldChar w:fldCharType="end"/>
    </w:r>
    <w:r w:rsidRPr="00321F6E">
      <w:rPr>
        <w:sz w:val="18"/>
      </w:rPr>
      <w:t xml:space="preserve"> of </w:t>
    </w:r>
    <w:r w:rsidRPr="00321F6E">
      <w:rPr>
        <w:sz w:val="18"/>
      </w:rPr>
      <w:fldChar w:fldCharType="begin"/>
    </w:r>
    <w:r w:rsidRPr="00321F6E">
      <w:rPr>
        <w:sz w:val="18"/>
      </w:rPr>
      <w:instrText xml:space="preserve"> NUMPAGES </w:instrText>
    </w:r>
    <w:r w:rsidRPr="00321F6E">
      <w:rPr>
        <w:sz w:val="18"/>
      </w:rPr>
      <w:fldChar w:fldCharType="separate"/>
    </w:r>
    <w:r w:rsidR="00374FC3">
      <w:rPr>
        <w:noProof/>
        <w:sz w:val="18"/>
      </w:rPr>
      <w:t>29</w:t>
    </w:r>
    <w:r w:rsidRPr="00321F6E">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2EEE03" w14:textId="77777777" w:rsidR="00C61419" w:rsidRDefault="00C61419">
      <w:r>
        <w:separator/>
      </w:r>
    </w:p>
    <w:p w14:paraId="3C6DED6A" w14:textId="77777777" w:rsidR="00C61419" w:rsidRDefault="00C61419"/>
  </w:footnote>
  <w:footnote w:type="continuationSeparator" w:id="0">
    <w:p w14:paraId="2478977E" w14:textId="77777777" w:rsidR="00C61419" w:rsidRDefault="00C61419">
      <w:r>
        <w:continuationSeparator/>
      </w:r>
    </w:p>
    <w:p w14:paraId="41587100" w14:textId="77777777" w:rsidR="00C61419" w:rsidRDefault="00C61419"/>
  </w:footnote>
  <w:footnote w:type="continuationNotice" w:id="1">
    <w:p w14:paraId="3DA41208" w14:textId="77777777" w:rsidR="00C61419" w:rsidRDefault="00C61419">
      <w:pPr>
        <w:spacing w:before="0" w:after="0"/>
      </w:pPr>
    </w:p>
  </w:footnote>
  <w:footnote w:id="2">
    <w:p w14:paraId="04CF39A3" w14:textId="72DC68D1" w:rsidR="00C61419" w:rsidRDefault="00C61419">
      <w:pPr>
        <w:pStyle w:val="Funotentext"/>
        <w:rPr>
          <w:lang w:val="en-GB"/>
        </w:rPr>
      </w:pPr>
      <w:r>
        <w:rPr>
          <w:rStyle w:val="Funotenzeichen"/>
          <w:rFonts w:ascii="Arial" w:hAnsi="Arial" w:cs="Arial"/>
          <w:sz w:val="16"/>
          <w:szCs w:val="16"/>
        </w:rPr>
        <w:footnoteRef/>
      </w:r>
      <w:r>
        <w:rPr>
          <w:sz w:val="16"/>
          <w:szCs w:val="16"/>
          <w:lang w:val="en-GB"/>
        </w:rPr>
        <w:t xml:space="preserve"> Dissemination level: </w:t>
      </w:r>
      <w:r>
        <w:rPr>
          <w:b/>
          <w:sz w:val="16"/>
          <w:szCs w:val="16"/>
          <w:lang w:val="en-GB"/>
        </w:rPr>
        <w:t>PU</w:t>
      </w:r>
      <w:r>
        <w:rPr>
          <w:sz w:val="16"/>
          <w:szCs w:val="16"/>
          <w:lang w:val="en-GB"/>
        </w:rPr>
        <w:t xml:space="preserve"> = Public, </w:t>
      </w:r>
      <w:r>
        <w:rPr>
          <w:b/>
          <w:sz w:val="16"/>
          <w:szCs w:val="16"/>
          <w:lang w:val="en-GB"/>
        </w:rPr>
        <w:t>CO</w:t>
      </w:r>
      <w:r>
        <w:rPr>
          <w:sz w:val="16"/>
          <w:szCs w:val="16"/>
          <w:lang w:val="en-GB"/>
        </w:rPr>
        <w:t xml:space="preserve"> = Confidential, only for members of the consortium (including the </w:t>
      </w:r>
      <w:proofErr w:type="spellStart"/>
      <w:r>
        <w:rPr>
          <w:sz w:val="16"/>
          <w:szCs w:val="16"/>
          <w:lang w:val="en-GB"/>
        </w:rPr>
        <w:t>Commision</w:t>
      </w:r>
      <w:proofErr w:type="spellEnd"/>
      <w:r>
        <w:rPr>
          <w:sz w:val="16"/>
          <w:szCs w:val="16"/>
          <w:lang w:val="en-GB"/>
        </w:rPr>
        <w:t xml:space="preserve"> Services), </w:t>
      </w:r>
      <w:r w:rsidRPr="00D24716">
        <w:rPr>
          <w:b/>
          <w:sz w:val="16"/>
          <w:szCs w:val="16"/>
          <w:lang w:val="en-GB"/>
        </w:rPr>
        <w:t>EU-RES</w:t>
      </w:r>
      <w:r>
        <w:rPr>
          <w:sz w:val="16"/>
          <w:szCs w:val="16"/>
          <w:lang w:val="en-GB"/>
        </w:rPr>
        <w:t xml:space="preserve"> = Classified Information: RESTREINT UE, </w:t>
      </w:r>
      <w:r w:rsidRPr="00D24716">
        <w:rPr>
          <w:b/>
          <w:sz w:val="16"/>
          <w:szCs w:val="16"/>
          <w:lang w:val="en-GB"/>
        </w:rPr>
        <w:t>EU-CON</w:t>
      </w:r>
      <w:r>
        <w:rPr>
          <w:sz w:val="16"/>
          <w:szCs w:val="16"/>
          <w:lang w:val="en-GB"/>
        </w:rPr>
        <w:t xml:space="preserve"> = </w:t>
      </w:r>
      <w:r w:rsidRPr="00D24716">
        <w:rPr>
          <w:sz w:val="16"/>
          <w:szCs w:val="16"/>
          <w:lang w:val="en-GB"/>
        </w:rPr>
        <w:t>Classified Information: CONFIDENTIEL UE</w:t>
      </w:r>
      <w:r>
        <w:rPr>
          <w:sz w:val="16"/>
          <w:szCs w:val="16"/>
          <w:lang w:val="en-GB"/>
        </w:rPr>
        <w:t xml:space="preserve">, </w:t>
      </w:r>
      <w:r w:rsidRPr="00D24716">
        <w:rPr>
          <w:b/>
          <w:sz w:val="16"/>
          <w:szCs w:val="16"/>
          <w:lang w:val="en-GB"/>
        </w:rPr>
        <w:t>EU-SEC</w:t>
      </w:r>
      <w:r>
        <w:rPr>
          <w:sz w:val="16"/>
          <w:szCs w:val="16"/>
          <w:lang w:val="en-GB"/>
        </w:rPr>
        <w:t xml:space="preserve"> = </w:t>
      </w:r>
      <w:r w:rsidRPr="00D24716">
        <w:rPr>
          <w:sz w:val="16"/>
          <w:szCs w:val="16"/>
          <w:lang w:val="en-GB"/>
        </w:rPr>
        <w:t>Classified Information: SECRET UE</w:t>
      </w:r>
    </w:p>
  </w:footnote>
  <w:footnote w:id="3">
    <w:p w14:paraId="1CE2E4FA" w14:textId="248524F9" w:rsidR="00C61419" w:rsidRDefault="00C61419">
      <w:pPr>
        <w:pStyle w:val="Funotentext"/>
        <w:rPr>
          <w:lang w:val="en-US"/>
        </w:rPr>
      </w:pPr>
      <w:r>
        <w:rPr>
          <w:rStyle w:val="Funotenzeichen"/>
          <w:rFonts w:ascii="Arial" w:hAnsi="Arial" w:cs="Arial"/>
          <w:sz w:val="16"/>
          <w:szCs w:val="16"/>
        </w:rPr>
        <w:footnoteRef/>
      </w:r>
      <w:r>
        <w:rPr>
          <w:sz w:val="16"/>
          <w:szCs w:val="16"/>
          <w:lang w:val="en-GB"/>
        </w:rPr>
        <w:t xml:space="preserve"> Type of the deliverable: </w:t>
      </w:r>
      <w:r>
        <w:rPr>
          <w:b/>
          <w:sz w:val="16"/>
          <w:szCs w:val="16"/>
          <w:lang w:val="en-US"/>
        </w:rPr>
        <w:t>R</w:t>
      </w:r>
      <w:r>
        <w:rPr>
          <w:sz w:val="16"/>
          <w:szCs w:val="16"/>
          <w:lang w:val="en-US"/>
        </w:rPr>
        <w:t xml:space="preserve"> = Report, </w:t>
      </w:r>
      <w:r w:rsidRPr="00D24716">
        <w:rPr>
          <w:b/>
          <w:sz w:val="16"/>
          <w:szCs w:val="16"/>
          <w:lang w:val="en-US"/>
        </w:rPr>
        <w:t>ORDP</w:t>
      </w:r>
      <w:r>
        <w:rPr>
          <w:sz w:val="16"/>
          <w:szCs w:val="16"/>
          <w:lang w:val="en-US"/>
        </w:rPr>
        <w:t xml:space="preserve"> = Open Research Data Pilot, </w:t>
      </w:r>
      <w:r w:rsidRPr="00D24716">
        <w:rPr>
          <w:b/>
          <w:sz w:val="16"/>
          <w:szCs w:val="16"/>
          <w:lang w:val="en-US"/>
        </w:rPr>
        <w:t>ETHICS</w:t>
      </w:r>
      <w:r>
        <w:rPr>
          <w:sz w:val="16"/>
          <w:szCs w:val="16"/>
          <w:lang w:val="en-US"/>
        </w:rPr>
        <w:t xml:space="preserve"> = Ethics requirement, </w:t>
      </w:r>
      <w:r>
        <w:rPr>
          <w:b/>
          <w:sz w:val="16"/>
          <w:szCs w:val="16"/>
          <w:lang w:val="en-US"/>
        </w:rPr>
        <w:t>DEM</w:t>
      </w:r>
      <w:r>
        <w:rPr>
          <w:sz w:val="16"/>
          <w:szCs w:val="16"/>
          <w:lang w:val="en-US"/>
        </w:rPr>
        <w:t xml:space="preserve"> = Demonstrator, pilot, prototype, </w:t>
      </w:r>
      <w:r w:rsidRPr="00D24716">
        <w:rPr>
          <w:b/>
          <w:sz w:val="16"/>
          <w:szCs w:val="16"/>
          <w:lang w:val="en-US"/>
        </w:rPr>
        <w:t>DEC</w:t>
      </w:r>
      <w:r>
        <w:rPr>
          <w:sz w:val="16"/>
          <w:szCs w:val="16"/>
          <w:lang w:val="en-US"/>
        </w:rPr>
        <w:t xml:space="preserve"> = Websites, patent filings, videos, </w:t>
      </w:r>
      <w:proofErr w:type="spellStart"/>
      <w:r>
        <w:rPr>
          <w:sz w:val="16"/>
          <w:szCs w:val="16"/>
          <w:lang w:val="en-US"/>
        </w:rPr>
        <w:t>etc</w:t>
      </w:r>
      <w:proofErr w:type="spellEnd"/>
      <w:r>
        <w:rPr>
          <w:sz w:val="16"/>
          <w:szCs w:val="16"/>
          <w:lang w:val="en-US"/>
        </w:rPr>
        <w:t xml:space="preserve">, </w:t>
      </w:r>
      <w:r>
        <w:rPr>
          <w:b/>
          <w:sz w:val="16"/>
          <w:szCs w:val="16"/>
          <w:lang w:val="en-US"/>
        </w:rPr>
        <w:t>O</w:t>
      </w:r>
      <w:r>
        <w:rPr>
          <w:sz w:val="16"/>
          <w:szCs w:val="16"/>
          <w:lang w:val="en-US"/>
        </w:rPr>
        <w:t xml:space="preserve"> = Other</w:t>
      </w:r>
    </w:p>
  </w:footnote>
  <w:footnote w:id="4">
    <w:p w14:paraId="47771E97" w14:textId="77777777" w:rsidR="00C61419" w:rsidRDefault="00C61419">
      <w:pPr>
        <w:pStyle w:val="Funotentext"/>
        <w:rPr>
          <w:lang w:val="en-GB"/>
        </w:rPr>
      </w:pPr>
      <w:r>
        <w:rPr>
          <w:rStyle w:val="Funotenzeichen"/>
          <w:rFonts w:ascii="Arial" w:hAnsi="Arial" w:cs="Arial"/>
          <w:sz w:val="16"/>
          <w:szCs w:val="16"/>
        </w:rPr>
        <w:footnoteRef/>
      </w:r>
      <w:r>
        <w:rPr>
          <w:sz w:val="16"/>
          <w:szCs w:val="16"/>
          <w:lang w:val="en-GB"/>
        </w:rPr>
        <w:t xml:space="preserve"> Creation, modification, final version for evaluation, revised version following evaluation, final</w:t>
      </w:r>
    </w:p>
  </w:footnote>
  <w:footnote w:id="5">
    <w:p w14:paraId="0905DAC2" w14:textId="51DAD422" w:rsidR="00C61419" w:rsidRPr="002C1E12" w:rsidRDefault="00C61419" w:rsidP="009B52AD">
      <w:pPr>
        <w:pStyle w:val="Funotentext"/>
        <w:rPr>
          <w:lang w:val="en-US"/>
        </w:rPr>
      </w:pPr>
    </w:p>
  </w:footnote>
  <w:footnote w:id="6">
    <w:p w14:paraId="657FDE9D" w14:textId="022EB819" w:rsidR="00C61419" w:rsidRPr="00946706" w:rsidRDefault="00C61419" w:rsidP="00BE2FFF">
      <w:pPr>
        <w:pStyle w:val="Funotentext"/>
        <w:rPr>
          <w:lang w:val="en-US"/>
        </w:rPr>
      </w:pPr>
      <w:r w:rsidRPr="004B2447">
        <w:rPr>
          <w:rStyle w:val="Funotenzeichen"/>
          <w:sz w:val="16"/>
        </w:rPr>
        <w:footnoteRef/>
      </w:r>
      <w:r w:rsidRPr="00F57FF8">
        <w:rPr>
          <w:sz w:val="16"/>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B32E1" w14:textId="1545C4A6" w:rsidR="00C61419" w:rsidRPr="00390C65" w:rsidRDefault="00C61419" w:rsidP="00321F6E">
    <w:pPr>
      <w:pBdr>
        <w:bottom w:val="single" w:sz="4" w:space="1" w:color="auto"/>
      </w:pBdr>
      <w:rPr>
        <w:sz w:val="20"/>
      </w:rPr>
    </w:pPr>
    <w:r w:rsidRPr="00390C65">
      <w:rPr>
        <w:sz w:val="18"/>
        <w:szCs w:val="20"/>
      </w:rPr>
      <w:t>AI4EU_D#.#_</w:t>
    </w:r>
    <w:proofErr w:type="spellStart"/>
    <w:r w:rsidRPr="00390C65">
      <w:rPr>
        <w:sz w:val="18"/>
        <w:szCs w:val="20"/>
      </w:rPr>
      <w:t>M#_v</w:t>
    </w:r>
    <w:proofErr w:type="spellEnd"/>
    <w:r w:rsidRPr="00390C65">
      <w:rPr>
        <w:sz w:val="18"/>
        <w:szCs w:val="20"/>
      </w:rP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95A7" w14:textId="40AE64B2" w:rsidR="00C61419" w:rsidRDefault="00C61419" w:rsidP="00D034D5">
    <w:pPr>
      <w:tabs>
        <w:tab w:val="left" w:pos="1395"/>
      </w:tabs>
      <w:autoSpaceDE w:val="0"/>
      <w:autoSpaceDN w:val="0"/>
      <w:adjustRightInd w:val="0"/>
      <w:ind w:left="567" w:hanging="711"/>
      <w:jc w:val="left"/>
      <w:rPr>
        <w:noProof/>
        <w:color w:val="000000"/>
        <w:sz w:val="18"/>
        <w:szCs w:val="22"/>
      </w:rPr>
    </w:pPr>
    <w:r>
      <w:rPr>
        <w:smallCaps/>
        <w:noProof/>
        <w:sz w:val="18"/>
        <w:lang w:val="de-DE" w:eastAsia="de-DE"/>
      </w:rPr>
      <w:drawing>
        <wp:anchor distT="0" distB="0" distL="114300" distR="114300" simplePos="0" relativeHeight="251658241" behindDoc="0" locked="0" layoutInCell="1" allowOverlap="1" wp14:anchorId="26574FDE" wp14:editId="567261EE">
          <wp:simplePos x="0" y="0"/>
          <wp:positionH relativeFrom="margin">
            <wp:posOffset>5027295</wp:posOffset>
          </wp:positionH>
          <wp:positionV relativeFrom="paragraph">
            <wp:posOffset>80010</wp:posOffset>
          </wp:positionV>
          <wp:extent cx="1272540" cy="552450"/>
          <wp:effectExtent l="0" t="0" r="3810" b="0"/>
          <wp:wrapThrough wrapText="bothSides">
            <wp:wrapPolygon edited="0">
              <wp:start x="0" y="0"/>
              <wp:lineTo x="0" y="20855"/>
              <wp:lineTo x="21341" y="20855"/>
              <wp:lineTo x="21341" y="0"/>
              <wp:lineTo x="0" y="0"/>
            </wp:wrapPolygon>
          </wp:wrapThrough>
          <wp:docPr id="8" name="Image 3" descr="D:\Documents and Settings\j.hervieu\Desktop\horizon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hervieu\Desktop\horizon202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254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smallCaps/>
        <w:noProof/>
        <w:sz w:val="18"/>
        <w:lang w:val="de-DE" w:eastAsia="de-DE"/>
      </w:rPr>
      <w:drawing>
        <wp:inline distT="0" distB="0" distL="0" distR="0" wp14:anchorId="2B53AA97" wp14:editId="38137105">
          <wp:extent cx="1387530" cy="4953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2513" cy="500648"/>
                  </a:xfrm>
                  <a:prstGeom prst="rect">
                    <a:avLst/>
                  </a:prstGeom>
                  <a:noFill/>
                </pic:spPr>
              </pic:pic>
            </a:graphicData>
          </a:graphic>
        </wp:inline>
      </w:drawing>
    </w:r>
    <w:r>
      <w:rPr>
        <w:noProof/>
        <w:color w:val="000000"/>
        <w:sz w:val="18"/>
        <w:szCs w:val="22"/>
      </w:rPr>
      <w:tab/>
    </w:r>
    <w:r>
      <w:rPr>
        <w:noProof/>
        <w:color w:val="000000"/>
        <w:sz w:val="18"/>
        <w:szCs w:val="22"/>
      </w:rPr>
      <w:tab/>
    </w:r>
  </w:p>
  <w:p w14:paraId="2A882014" w14:textId="556F258C" w:rsidR="00C61419" w:rsidRDefault="00C61419" w:rsidP="00D034D5">
    <w:pPr>
      <w:autoSpaceDE w:val="0"/>
      <w:autoSpaceDN w:val="0"/>
      <w:adjustRightInd w:val="0"/>
      <w:jc w:val="left"/>
      <w:rPr>
        <w:noProof/>
        <w:color w:val="000000"/>
        <w:sz w:val="18"/>
        <w:szCs w:val="22"/>
      </w:rPr>
    </w:pPr>
    <w:r w:rsidRPr="000019AE">
      <w:rPr>
        <w:noProof/>
        <w:color w:val="000000"/>
        <w:sz w:val="18"/>
        <w:szCs w:val="22"/>
      </w:rPr>
      <w:t>Grant Agreement N°</w:t>
    </w:r>
    <w:r w:rsidRPr="000E6621">
      <w:rPr>
        <w:noProof/>
        <w:color w:val="000000"/>
        <w:sz w:val="18"/>
        <w:szCs w:val="22"/>
      </w:rPr>
      <w:t>814596</w:t>
    </w:r>
  </w:p>
  <w:p w14:paraId="470AB381" w14:textId="77777777" w:rsidR="00C61419" w:rsidRPr="000019AE" w:rsidRDefault="00C61419" w:rsidP="00BC49FF">
    <w:pPr>
      <w:autoSpaceDE w:val="0"/>
      <w:autoSpaceDN w:val="0"/>
      <w:adjustRightInd w:val="0"/>
      <w:ind w:left="851" w:hanging="711"/>
      <w:jc w:val="left"/>
      <w:rPr>
        <w:sz w:val="4"/>
        <w:szCs w:val="16"/>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168CA" w14:textId="77777777" w:rsidR="00C61419" w:rsidRDefault="00C6141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3A487" w14:textId="264A3E57" w:rsidR="00C61419" w:rsidRDefault="00C61419" w:rsidP="00321F6E">
    <w:pPr>
      <w:pBdr>
        <w:bottom w:val="single" w:sz="4" w:space="1" w:color="auto"/>
      </w:pBdr>
      <w:rPr>
        <w:sz w:val="18"/>
        <w:szCs w:val="20"/>
      </w:rPr>
    </w:pPr>
    <w:r>
      <w:rPr>
        <w:smallCaps/>
        <w:noProof/>
        <w:sz w:val="18"/>
        <w:lang w:val="de-DE" w:eastAsia="de-DE"/>
      </w:rPr>
      <w:drawing>
        <wp:anchor distT="0" distB="0" distL="114300" distR="114300" simplePos="0" relativeHeight="251662337" behindDoc="0" locked="0" layoutInCell="1" allowOverlap="1" wp14:anchorId="7C9E24C7" wp14:editId="3E7A1247">
          <wp:simplePos x="0" y="0"/>
          <wp:positionH relativeFrom="margin">
            <wp:posOffset>5067300</wp:posOffset>
          </wp:positionH>
          <wp:positionV relativeFrom="paragraph">
            <wp:posOffset>-19685</wp:posOffset>
          </wp:positionV>
          <wp:extent cx="1272540" cy="552450"/>
          <wp:effectExtent l="0" t="0" r="3810" b="0"/>
          <wp:wrapThrough wrapText="bothSides">
            <wp:wrapPolygon edited="0">
              <wp:start x="0" y="0"/>
              <wp:lineTo x="0" y="20855"/>
              <wp:lineTo x="21341" y="20855"/>
              <wp:lineTo x="21341" y="0"/>
              <wp:lineTo x="0" y="0"/>
            </wp:wrapPolygon>
          </wp:wrapThrough>
          <wp:docPr id="5" name="Image 3" descr="D:\Documents and Settings\j.hervieu\Desktop\horizon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hervieu\Desktop\horizon202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254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smallCaps/>
        <w:noProof/>
        <w:sz w:val="18"/>
        <w:lang w:val="de-DE" w:eastAsia="de-DE"/>
      </w:rPr>
      <w:drawing>
        <wp:inline distT="0" distB="0" distL="0" distR="0" wp14:anchorId="0DC249D3" wp14:editId="1242AC9A">
          <wp:extent cx="1387530" cy="495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2513" cy="500648"/>
                  </a:xfrm>
                  <a:prstGeom prst="rect">
                    <a:avLst/>
                  </a:prstGeom>
                  <a:noFill/>
                </pic:spPr>
              </pic:pic>
            </a:graphicData>
          </a:graphic>
        </wp:inline>
      </w:drawing>
    </w:r>
  </w:p>
  <w:p w14:paraId="7A19B58E" w14:textId="4F5EE6B3" w:rsidR="00C61419" w:rsidRPr="00390C65" w:rsidRDefault="00C61419" w:rsidP="00321F6E">
    <w:pPr>
      <w:pBdr>
        <w:bottom w:val="single" w:sz="4" w:space="1" w:color="auto"/>
      </w:pBdr>
      <w:rPr>
        <w:sz w:val="20"/>
      </w:rPr>
    </w:pPr>
    <w:r>
      <w:rPr>
        <w:sz w:val="18"/>
        <w:szCs w:val="20"/>
      </w:rPr>
      <w:t>SensMat</w:t>
    </w:r>
    <w:r w:rsidRPr="00390C65">
      <w:rPr>
        <w:sz w:val="18"/>
        <w:szCs w:val="20"/>
      </w:rPr>
      <w:t>_D</w:t>
    </w:r>
    <w:r>
      <w:rPr>
        <w:sz w:val="18"/>
        <w:szCs w:val="20"/>
      </w:rPr>
      <w:t>3</w:t>
    </w:r>
    <w:r w:rsidRPr="00390C65">
      <w:rPr>
        <w:sz w:val="18"/>
        <w:szCs w:val="20"/>
      </w:rPr>
      <w:t>.</w:t>
    </w:r>
    <w:del w:id="159" w:author="Frick, Juergen" w:date="2019-08-29T17:03:00Z">
      <w:r w:rsidDel="00C61419">
        <w:rPr>
          <w:sz w:val="18"/>
          <w:szCs w:val="20"/>
        </w:rPr>
        <w:delText>3</w:delText>
      </w:r>
    </w:del>
    <w:ins w:id="160" w:author="Frick, Juergen" w:date="2019-08-29T17:03:00Z">
      <w:r>
        <w:rPr>
          <w:sz w:val="18"/>
          <w:szCs w:val="20"/>
        </w:rPr>
        <w:t>4</w:t>
      </w:r>
    </w:ins>
    <w:r w:rsidRPr="00390C65">
      <w:rPr>
        <w:sz w:val="18"/>
        <w:szCs w:val="20"/>
      </w:rPr>
      <w:t>_M</w:t>
    </w:r>
    <w:r>
      <w:rPr>
        <w:sz w:val="18"/>
        <w:szCs w:val="20"/>
      </w:rPr>
      <w:t>8</w:t>
    </w:r>
    <w:r w:rsidRPr="00390C65">
      <w:rPr>
        <w:sz w:val="18"/>
        <w:szCs w:val="20"/>
      </w:rPr>
      <w:t>_v</w:t>
    </w:r>
    <w:r>
      <w:rPr>
        <w:sz w:val="18"/>
        <w:szCs w:val="20"/>
      </w:rPr>
      <w:t>2</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A36ED" w14:textId="7D59E178" w:rsidR="00C61419" w:rsidRDefault="00C61419" w:rsidP="00DC54C1">
    <w:pPr>
      <w:pBdr>
        <w:bottom w:val="single" w:sz="4" w:space="1" w:color="auto"/>
      </w:pBdr>
      <w:rPr>
        <w:sz w:val="18"/>
        <w:szCs w:val="20"/>
      </w:rPr>
    </w:pPr>
    <w:r>
      <w:rPr>
        <w:smallCaps/>
        <w:noProof/>
        <w:sz w:val="18"/>
        <w:lang w:val="de-DE" w:eastAsia="de-DE"/>
      </w:rPr>
      <w:drawing>
        <wp:anchor distT="0" distB="0" distL="114300" distR="114300" simplePos="0" relativeHeight="251660289" behindDoc="0" locked="0" layoutInCell="1" allowOverlap="1" wp14:anchorId="50F5BA06" wp14:editId="2C15653D">
          <wp:simplePos x="0" y="0"/>
          <wp:positionH relativeFrom="margin">
            <wp:posOffset>5128260</wp:posOffset>
          </wp:positionH>
          <wp:positionV relativeFrom="paragraph">
            <wp:posOffset>-59690</wp:posOffset>
          </wp:positionV>
          <wp:extent cx="1272540" cy="552450"/>
          <wp:effectExtent l="0" t="0" r="3810" b="0"/>
          <wp:wrapThrough wrapText="bothSides">
            <wp:wrapPolygon edited="0">
              <wp:start x="0" y="0"/>
              <wp:lineTo x="0" y="20855"/>
              <wp:lineTo x="21341" y="20855"/>
              <wp:lineTo x="21341" y="0"/>
              <wp:lineTo x="0" y="0"/>
            </wp:wrapPolygon>
          </wp:wrapThrough>
          <wp:docPr id="4" name="Image 3" descr="D:\Documents and Settings\j.hervieu\Desktop\horizon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j.hervieu\Desktop\horizon202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254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smallCaps/>
        <w:noProof/>
        <w:sz w:val="18"/>
        <w:lang w:val="de-DE" w:eastAsia="de-DE"/>
      </w:rPr>
      <w:drawing>
        <wp:inline distT="0" distB="0" distL="0" distR="0" wp14:anchorId="27860965" wp14:editId="5C232030">
          <wp:extent cx="1387530" cy="4953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2513" cy="500648"/>
                  </a:xfrm>
                  <a:prstGeom prst="rect">
                    <a:avLst/>
                  </a:prstGeom>
                  <a:noFill/>
                </pic:spPr>
              </pic:pic>
            </a:graphicData>
          </a:graphic>
        </wp:inline>
      </w:drawing>
    </w:r>
  </w:p>
  <w:p w14:paraId="6CFC97D5" w14:textId="7D377C08" w:rsidR="00C61419" w:rsidRPr="00D034D5" w:rsidRDefault="00C61419" w:rsidP="00D034D5">
    <w:pPr>
      <w:pBdr>
        <w:bottom w:val="single" w:sz="4" w:space="1" w:color="auto"/>
      </w:pBdr>
      <w:rPr>
        <w:sz w:val="20"/>
      </w:rPr>
    </w:pPr>
    <w:r>
      <w:rPr>
        <w:sz w:val="18"/>
        <w:szCs w:val="20"/>
      </w:rPr>
      <w:t>SensMat</w:t>
    </w:r>
    <w:r w:rsidRPr="00390C65">
      <w:rPr>
        <w:sz w:val="18"/>
        <w:szCs w:val="20"/>
      </w:rPr>
      <w:t>_D</w:t>
    </w:r>
    <w:r>
      <w:rPr>
        <w:sz w:val="18"/>
        <w:szCs w:val="20"/>
      </w:rPr>
      <w:t>3</w:t>
    </w:r>
    <w:r w:rsidRPr="00390C65">
      <w:rPr>
        <w:sz w:val="18"/>
        <w:szCs w:val="20"/>
      </w:rPr>
      <w:t>.</w:t>
    </w:r>
    <w:del w:id="161" w:author="Frick, Juergen" w:date="2019-08-29T17:03:00Z">
      <w:r w:rsidDel="00C61419">
        <w:rPr>
          <w:sz w:val="18"/>
          <w:szCs w:val="20"/>
        </w:rPr>
        <w:delText>3</w:delText>
      </w:r>
    </w:del>
    <w:ins w:id="162" w:author="Frick, Juergen" w:date="2019-08-29T17:03:00Z">
      <w:r>
        <w:rPr>
          <w:sz w:val="18"/>
          <w:szCs w:val="20"/>
        </w:rPr>
        <w:t>4</w:t>
      </w:r>
    </w:ins>
    <w:r w:rsidRPr="00390C65">
      <w:rPr>
        <w:sz w:val="18"/>
        <w:szCs w:val="20"/>
      </w:rPr>
      <w:t>_M</w:t>
    </w:r>
    <w:r>
      <w:rPr>
        <w:sz w:val="18"/>
        <w:szCs w:val="20"/>
      </w:rPr>
      <w:t>8</w:t>
    </w:r>
    <w:r w:rsidRPr="00390C65">
      <w:rPr>
        <w:sz w:val="18"/>
        <w:szCs w:val="20"/>
      </w:rPr>
      <w:t>_v</w:t>
    </w:r>
    <w:r>
      <w:rPr>
        <w:sz w:val="18"/>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58F"/>
    <w:multiLevelType w:val="hybridMultilevel"/>
    <w:tmpl w:val="37841F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F31751C"/>
    <w:multiLevelType w:val="hybridMultilevel"/>
    <w:tmpl w:val="015C6494"/>
    <w:lvl w:ilvl="0" w:tplc="0DB65B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7C7D2E"/>
    <w:multiLevelType w:val="hybridMultilevel"/>
    <w:tmpl w:val="17B61BE4"/>
    <w:lvl w:ilvl="0" w:tplc="2966A0B6">
      <w:start w:val="4"/>
      <w:numFmt w:val="bullet"/>
      <w:lvlText w:val="-"/>
      <w:lvlJc w:val="left"/>
      <w:pPr>
        <w:ind w:left="720" w:hanging="360"/>
      </w:pPr>
      <w:rPr>
        <w:rFonts w:ascii="Verdana" w:eastAsia="Calibri" w:hAnsi="Verdana" w:cs="Times New Roman" w:hint="default"/>
        <w:color w:val="808080" w:themeColor="background1" w:themeShade="8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148AB"/>
    <w:multiLevelType w:val="multilevel"/>
    <w:tmpl w:val="091E292C"/>
    <w:lvl w:ilvl="0">
      <w:start w:val="1"/>
      <w:numFmt w:val="decimal"/>
      <w:pStyle w:val="Annex1"/>
      <w:lvlText w:val="Annex %1"/>
      <w:lvlJc w:val="left"/>
      <w:pPr>
        <w:tabs>
          <w:tab w:val="num" w:pos="432"/>
        </w:tabs>
        <w:ind w:left="432" w:hanging="432"/>
      </w:pPr>
      <w:rPr>
        <w:rFonts w:ascii="Arial" w:hAnsi="Arial" w:cs="Arial" w:hint="default"/>
        <w:b/>
        <w:i w:val="0"/>
        <w:sz w:val="32"/>
        <w:szCs w:val="32"/>
      </w:rPr>
    </w:lvl>
    <w:lvl w:ilvl="1">
      <w:start w:val="1"/>
      <w:numFmt w:val="decimal"/>
      <w:lvlText w:val="%1.%2"/>
      <w:lvlJc w:val="left"/>
      <w:pPr>
        <w:tabs>
          <w:tab w:val="num" w:pos="576"/>
        </w:tabs>
        <w:ind w:left="576" w:hanging="576"/>
      </w:pPr>
      <w:rPr>
        <w:rFonts w:ascii="Arial" w:hAnsi="Arial" w:cs="Arial" w:hint="default"/>
        <w:b/>
        <w:i/>
        <w:sz w:val="28"/>
        <w:szCs w:val="28"/>
      </w:rPr>
    </w:lvl>
    <w:lvl w:ilvl="2">
      <w:start w:val="1"/>
      <w:numFmt w:val="decimal"/>
      <w:lvlText w:val="%1.%2.%3"/>
      <w:lvlJc w:val="left"/>
      <w:pPr>
        <w:tabs>
          <w:tab w:val="num" w:pos="720"/>
        </w:tabs>
        <w:ind w:left="720" w:hanging="720"/>
      </w:pPr>
      <w:rPr>
        <w:rFonts w:ascii="Arial" w:hAnsi="Arial" w:cs="Arial" w:hint="default"/>
        <w:b/>
        <w:i/>
        <w:sz w:val="24"/>
        <w:szCs w:val="24"/>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 w15:restartNumberingAfterBreak="0">
    <w:nsid w:val="1DF275E8"/>
    <w:multiLevelType w:val="hybridMultilevel"/>
    <w:tmpl w:val="40042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4373A8"/>
    <w:multiLevelType w:val="hybridMultilevel"/>
    <w:tmpl w:val="FB2EB6D4"/>
    <w:lvl w:ilvl="0" w:tplc="F2A2F64C">
      <w:start w:val="1"/>
      <w:numFmt w:val="bullet"/>
      <w:pStyle w:val="Bullet1"/>
      <w:lvlText w:val=""/>
      <w:lvlJc w:val="left"/>
      <w:pPr>
        <w:tabs>
          <w:tab w:val="num" w:pos="300"/>
        </w:tabs>
        <w:ind w:left="300" w:hanging="30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15:restartNumberingAfterBreak="0">
    <w:nsid w:val="23A17EE4"/>
    <w:multiLevelType w:val="hybridMultilevel"/>
    <w:tmpl w:val="F834949E"/>
    <w:lvl w:ilvl="0" w:tplc="B6AC7F3E">
      <w:start w:val="1"/>
      <w:numFmt w:val="bullet"/>
      <w:pStyle w:val="AI4EUBullet2"/>
      <w:lvlText w:val=""/>
      <w:lvlJc w:val="left"/>
      <w:pPr>
        <w:ind w:left="1077" w:hanging="360"/>
      </w:pPr>
      <w:rPr>
        <w:rFonts w:ascii="Symbol" w:hAnsi="Symbol" w:cs="Times New Roman" w:hint="default"/>
        <w:color w:val="auto"/>
      </w:rPr>
    </w:lvl>
    <w:lvl w:ilvl="1" w:tplc="040C0003">
      <w:start w:val="1"/>
      <w:numFmt w:val="bullet"/>
      <w:lvlText w:val="o"/>
      <w:lvlJc w:val="left"/>
      <w:pPr>
        <w:ind w:left="1797" w:hanging="360"/>
      </w:pPr>
      <w:rPr>
        <w:rFonts w:ascii="Courier New" w:hAnsi="Courier New" w:cs="Courier New" w:hint="default"/>
      </w:rPr>
    </w:lvl>
    <w:lvl w:ilvl="2" w:tplc="040C0005">
      <w:start w:val="1"/>
      <w:numFmt w:val="bullet"/>
      <w:lvlText w:val=""/>
      <w:lvlJc w:val="left"/>
      <w:pPr>
        <w:ind w:left="2517" w:hanging="360"/>
      </w:pPr>
      <w:rPr>
        <w:rFonts w:ascii="Wingdings" w:hAnsi="Wingdings" w:cs="Times New Roman" w:hint="default"/>
      </w:rPr>
    </w:lvl>
    <w:lvl w:ilvl="3" w:tplc="040C0001">
      <w:start w:val="1"/>
      <w:numFmt w:val="bullet"/>
      <w:lvlText w:val=""/>
      <w:lvlJc w:val="left"/>
      <w:pPr>
        <w:ind w:left="3237" w:hanging="360"/>
      </w:pPr>
      <w:rPr>
        <w:rFonts w:ascii="Symbol" w:hAnsi="Symbol" w:cs="Times New Roman" w:hint="default"/>
      </w:rPr>
    </w:lvl>
    <w:lvl w:ilvl="4" w:tplc="040C0003">
      <w:start w:val="1"/>
      <w:numFmt w:val="bullet"/>
      <w:lvlText w:val="o"/>
      <w:lvlJc w:val="left"/>
      <w:pPr>
        <w:ind w:left="3957" w:hanging="360"/>
      </w:pPr>
      <w:rPr>
        <w:rFonts w:ascii="Courier New" w:hAnsi="Courier New" w:cs="Courier New" w:hint="default"/>
      </w:rPr>
    </w:lvl>
    <w:lvl w:ilvl="5" w:tplc="040C0005">
      <w:start w:val="1"/>
      <w:numFmt w:val="bullet"/>
      <w:lvlText w:val=""/>
      <w:lvlJc w:val="left"/>
      <w:pPr>
        <w:ind w:left="4677" w:hanging="360"/>
      </w:pPr>
      <w:rPr>
        <w:rFonts w:ascii="Wingdings" w:hAnsi="Wingdings" w:cs="Times New Roman" w:hint="default"/>
      </w:rPr>
    </w:lvl>
    <w:lvl w:ilvl="6" w:tplc="040C0001">
      <w:start w:val="1"/>
      <w:numFmt w:val="bullet"/>
      <w:lvlText w:val=""/>
      <w:lvlJc w:val="left"/>
      <w:pPr>
        <w:ind w:left="5397" w:hanging="360"/>
      </w:pPr>
      <w:rPr>
        <w:rFonts w:ascii="Symbol" w:hAnsi="Symbol" w:cs="Times New Roman" w:hint="default"/>
      </w:rPr>
    </w:lvl>
    <w:lvl w:ilvl="7" w:tplc="040C0003">
      <w:start w:val="1"/>
      <w:numFmt w:val="bullet"/>
      <w:lvlText w:val="o"/>
      <w:lvlJc w:val="left"/>
      <w:pPr>
        <w:ind w:left="6117" w:hanging="360"/>
      </w:pPr>
      <w:rPr>
        <w:rFonts w:ascii="Courier New" w:hAnsi="Courier New" w:cs="Courier New" w:hint="default"/>
      </w:rPr>
    </w:lvl>
    <w:lvl w:ilvl="8" w:tplc="040C0005">
      <w:start w:val="1"/>
      <w:numFmt w:val="bullet"/>
      <w:lvlText w:val=""/>
      <w:lvlJc w:val="left"/>
      <w:pPr>
        <w:ind w:left="6837" w:hanging="360"/>
      </w:pPr>
      <w:rPr>
        <w:rFonts w:ascii="Wingdings" w:hAnsi="Wingdings" w:cs="Times New Roman" w:hint="default"/>
      </w:rPr>
    </w:lvl>
  </w:abstractNum>
  <w:abstractNum w:abstractNumId="7" w15:restartNumberingAfterBreak="0">
    <w:nsid w:val="25CC3419"/>
    <w:multiLevelType w:val="hybridMultilevel"/>
    <w:tmpl w:val="DEC02E72"/>
    <w:lvl w:ilvl="0" w:tplc="534853DE">
      <w:start w:val="4"/>
      <w:numFmt w:val="bullet"/>
      <w:lvlText w:val="-"/>
      <w:lvlJc w:val="left"/>
      <w:pPr>
        <w:ind w:left="720" w:hanging="360"/>
      </w:pPr>
      <w:rPr>
        <w:rFonts w:ascii="Verdana" w:eastAsia="Calibri" w:hAnsi="Verdana"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6754C6"/>
    <w:multiLevelType w:val="hybridMultilevel"/>
    <w:tmpl w:val="E5ACA3DC"/>
    <w:lvl w:ilvl="0" w:tplc="0DB65B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A6434F"/>
    <w:multiLevelType w:val="hybridMultilevel"/>
    <w:tmpl w:val="98520F72"/>
    <w:lvl w:ilvl="0" w:tplc="FFFFFFFF">
      <w:start w:val="1"/>
      <w:numFmt w:val="decimal"/>
      <w:lvlText w:val="%1."/>
      <w:lvlJc w:val="left"/>
      <w:pPr>
        <w:tabs>
          <w:tab w:val="num" w:pos="720"/>
        </w:tabs>
        <w:ind w:left="720" w:hanging="360"/>
      </w:pPr>
      <w:rPr>
        <w:rFonts w:ascii="Times New Roman" w:hAnsi="Times New Roman" w:cs="Times New Roman"/>
        <w:b w:val="0"/>
      </w:rPr>
    </w:lvl>
    <w:lvl w:ilvl="1" w:tplc="FFFFFFFF">
      <w:start w:val="1"/>
      <w:numFmt w:val="lowerRoman"/>
      <w:lvlText w:val="(%2)"/>
      <w:lvlJc w:val="left"/>
      <w:pPr>
        <w:tabs>
          <w:tab w:val="num" w:pos="1440"/>
        </w:tabs>
        <w:ind w:left="1440" w:hanging="360"/>
      </w:pPr>
      <w:rPr>
        <w:rFonts w:ascii="Times New Roman" w:hAnsi="Times New Roman" w:cs="Times New Roman" w:hint="default"/>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10" w15:restartNumberingAfterBreak="0">
    <w:nsid w:val="305451B8"/>
    <w:multiLevelType w:val="multilevel"/>
    <w:tmpl w:val="EFF8A83A"/>
    <w:lvl w:ilvl="0">
      <w:start w:val="1"/>
      <w:numFmt w:val="decimal"/>
      <w:pStyle w:val="AI4EUHeader1"/>
      <w:lvlText w:val="%1."/>
      <w:lvlJc w:val="left"/>
      <w:pPr>
        <w:ind w:left="360" w:hanging="360"/>
      </w:pPr>
      <w:rPr>
        <w:rFonts w:ascii="Times New Roman" w:hAnsi="Times New Roman" w:cs="Times New Roman" w:hint="default"/>
      </w:rPr>
    </w:lvl>
    <w:lvl w:ilvl="1">
      <w:start w:val="1"/>
      <w:numFmt w:val="decimal"/>
      <w:pStyle w:val="NeuroCareHeader2"/>
      <w:lvlText w:val="%1.%2."/>
      <w:lvlJc w:val="left"/>
      <w:pPr>
        <w:ind w:left="858"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11" w15:restartNumberingAfterBreak="0">
    <w:nsid w:val="33661E56"/>
    <w:multiLevelType w:val="hybridMultilevel"/>
    <w:tmpl w:val="EB1899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4C36478"/>
    <w:multiLevelType w:val="hybridMultilevel"/>
    <w:tmpl w:val="5400D3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A620650"/>
    <w:multiLevelType w:val="hybridMultilevel"/>
    <w:tmpl w:val="D392387A"/>
    <w:lvl w:ilvl="0" w:tplc="0809000F">
      <w:start w:val="1"/>
      <w:numFmt w:val="decimal"/>
      <w:lvlText w:val="%1."/>
      <w:lvlJc w:val="left"/>
      <w:pPr>
        <w:ind w:left="928"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C4D1617"/>
    <w:multiLevelType w:val="hybridMultilevel"/>
    <w:tmpl w:val="61209F0E"/>
    <w:lvl w:ilvl="0" w:tplc="B274C10C">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05A7A3D"/>
    <w:multiLevelType w:val="hybridMultilevel"/>
    <w:tmpl w:val="8D466318"/>
    <w:lvl w:ilvl="0" w:tplc="0DB65B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60E5068"/>
    <w:multiLevelType w:val="hybridMultilevel"/>
    <w:tmpl w:val="B76887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8E00A95"/>
    <w:multiLevelType w:val="hybridMultilevel"/>
    <w:tmpl w:val="604250C0"/>
    <w:lvl w:ilvl="0" w:tplc="E5AA34B4">
      <w:start w:val="4"/>
      <w:numFmt w:val="bullet"/>
      <w:lvlText w:val="-"/>
      <w:lvlJc w:val="left"/>
      <w:pPr>
        <w:ind w:left="720" w:hanging="360"/>
      </w:pPr>
      <w:rPr>
        <w:rFonts w:ascii="Verdana" w:eastAsia="Calibri" w:hAnsi="Verdan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055825"/>
    <w:multiLevelType w:val="hybridMultilevel"/>
    <w:tmpl w:val="7AF444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7F762FD"/>
    <w:multiLevelType w:val="hybridMultilevel"/>
    <w:tmpl w:val="965235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6A7ED3"/>
    <w:multiLevelType w:val="hybridMultilevel"/>
    <w:tmpl w:val="86DABC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E007F12"/>
    <w:multiLevelType w:val="multilevel"/>
    <w:tmpl w:val="DF729DB2"/>
    <w:lvl w:ilvl="0">
      <w:start w:val="1"/>
      <w:numFmt w:val="decimal"/>
      <w:lvlText w:val="%1."/>
      <w:lvlJc w:val="left"/>
      <w:pPr>
        <w:tabs>
          <w:tab w:val="num" w:pos="792"/>
        </w:tabs>
        <w:ind w:left="927" w:hanging="567"/>
      </w:pPr>
      <w:rPr>
        <w:rFonts w:ascii="Times New Roman" w:hAnsi="Times New Roman" w:cs="Times New Roman" w:hint="default"/>
        <w:b/>
        <w:i w:val="0"/>
        <w:color w:val="auto"/>
        <w:sz w:val="28"/>
        <w:u w:val="none"/>
      </w:rPr>
    </w:lvl>
    <w:lvl w:ilvl="1">
      <w:start w:val="1"/>
      <w:numFmt w:val="decimal"/>
      <w:lvlText w:val="%1.%2"/>
      <w:lvlJc w:val="left"/>
      <w:pPr>
        <w:tabs>
          <w:tab w:val="num" w:pos="936"/>
        </w:tabs>
        <w:ind w:left="936" w:hanging="576"/>
      </w:pPr>
      <w:rPr>
        <w:rFonts w:ascii="Times New Roman" w:hAnsi="Times New Roman" w:cs="Times New Roman" w:hint="default"/>
      </w:rPr>
    </w:lvl>
    <w:lvl w:ilvl="2">
      <w:start w:val="1"/>
      <w:numFmt w:val="decimal"/>
      <w:lvlRestart w:val="0"/>
      <w:pStyle w:val="berschrift3"/>
      <w:lvlText w:val="%1.%2.%3"/>
      <w:lvlJc w:val="left"/>
      <w:pPr>
        <w:tabs>
          <w:tab w:val="num" w:pos="1080"/>
        </w:tabs>
        <w:ind w:left="1080" w:hanging="720"/>
      </w:pPr>
      <w:rPr>
        <w:rFonts w:ascii="Times New Roman" w:hAnsi="Times New Roman" w:cs="Times New Roman" w:hint="default"/>
        <w:b/>
        <w:i/>
        <w:color w:val="auto"/>
        <w:sz w:val="22"/>
        <w:szCs w:val="22"/>
        <w:u w:val="none"/>
      </w:rPr>
    </w:lvl>
    <w:lvl w:ilvl="3">
      <w:start w:val="1"/>
      <w:numFmt w:val="decimal"/>
      <w:lvlText w:val="%3.%1.%2.%4."/>
      <w:lvlJc w:val="left"/>
      <w:pPr>
        <w:tabs>
          <w:tab w:val="num" w:pos="1211"/>
        </w:tabs>
        <w:ind w:left="1211" w:hanging="851"/>
      </w:pPr>
      <w:rPr>
        <w:rFonts w:ascii="Times New Roman" w:hAnsi="Times New Roman" w:cs="Times New Roman" w:hint="default"/>
      </w:rPr>
    </w:lvl>
    <w:lvl w:ilvl="4">
      <w:start w:val="1"/>
      <w:numFmt w:val="decimal"/>
      <w:lvlText w:val="%1.%2.%3.%4.%5"/>
      <w:lvlJc w:val="left"/>
      <w:pPr>
        <w:tabs>
          <w:tab w:val="num" w:pos="1368"/>
        </w:tabs>
        <w:ind w:left="1368" w:hanging="1008"/>
      </w:pPr>
      <w:rPr>
        <w:rFonts w:ascii="Times New Roman" w:hAnsi="Times New Roman" w:cs="Times New Roman" w:hint="default"/>
      </w:rPr>
    </w:lvl>
    <w:lvl w:ilvl="5">
      <w:start w:val="1"/>
      <w:numFmt w:val="decimal"/>
      <w:lvlText w:val="%1.%2.%3.%4.%5.%6"/>
      <w:lvlJc w:val="left"/>
      <w:pPr>
        <w:tabs>
          <w:tab w:val="num" w:pos="1512"/>
        </w:tabs>
        <w:ind w:left="1512" w:hanging="1152"/>
      </w:pPr>
      <w:rPr>
        <w:rFonts w:ascii="Times New Roman" w:hAnsi="Times New Roman" w:cs="Times New Roman" w:hint="default"/>
      </w:rPr>
    </w:lvl>
    <w:lvl w:ilvl="6">
      <w:start w:val="1"/>
      <w:numFmt w:val="decimal"/>
      <w:lvlText w:val="%1.%2.%3.%4.%5.%6.%7"/>
      <w:lvlJc w:val="left"/>
      <w:pPr>
        <w:tabs>
          <w:tab w:val="num" w:pos="1656"/>
        </w:tabs>
        <w:ind w:left="1656" w:hanging="1296"/>
      </w:pPr>
      <w:rPr>
        <w:rFonts w:ascii="Times New Roman" w:hAnsi="Times New Roman" w:cs="Times New Roman" w:hint="default"/>
      </w:rPr>
    </w:lvl>
    <w:lvl w:ilvl="7">
      <w:start w:val="1"/>
      <w:numFmt w:val="decimal"/>
      <w:lvlText w:val="%1.%2.%3.%4.%5.%6.%7.%8"/>
      <w:lvlJc w:val="left"/>
      <w:pPr>
        <w:tabs>
          <w:tab w:val="num" w:pos="1800"/>
        </w:tabs>
        <w:ind w:left="1800" w:hanging="1440"/>
      </w:pPr>
      <w:rPr>
        <w:rFonts w:ascii="Times New Roman" w:hAnsi="Times New Roman" w:cs="Times New Roman" w:hint="default"/>
      </w:rPr>
    </w:lvl>
    <w:lvl w:ilvl="8">
      <w:start w:val="1"/>
      <w:numFmt w:val="decimal"/>
      <w:lvlText w:val="%1.%2.%3.%4.%5.%6.%7.%8.%9"/>
      <w:lvlJc w:val="left"/>
      <w:pPr>
        <w:tabs>
          <w:tab w:val="num" w:pos="1944"/>
        </w:tabs>
        <w:ind w:left="1944" w:hanging="1584"/>
      </w:pPr>
      <w:rPr>
        <w:rFonts w:ascii="Times New Roman" w:hAnsi="Times New Roman" w:cs="Times New Roman" w:hint="default"/>
      </w:rPr>
    </w:lvl>
  </w:abstractNum>
  <w:abstractNum w:abstractNumId="22" w15:restartNumberingAfterBreak="0">
    <w:nsid w:val="60CB190D"/>
    <w:multiLevelType w:val="hybridMultilevel"/>
    <w:tmpl w:val="6A141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CD78E9"/>
    <w:multiLevelType w:val="hybridMultilevel"/>
    <w:tmpl w:val="995AB57A"/>
    <w:lvl w:ilvl="0" w:tplc="0DB65B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4C0544E"/>
    <w:multiLevelType w:val="hybridMultilevel"/>
    <w:tmpl w:val="FFF04806"/>
    <w:lvl w:ilvl="0" w:tplc="534853DE">
      <w:start w:val="4"/>
      <w:numFmt w:val="bullet"/>
      <w:lvlText w:val="-"/>
      <w:lvlJc w:val="left"/>
      <w:pPr>
        <w:ind w:left="720" w:hanging="360"/>
      </w:pPr>
      <w:rPr>
        <w:rFonts w:ascii="Verdana" w:eastAsia="Calibri" w:hAnsi="Verdan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76A17E4"/>
    <w:multiLevelType w:val="hybridMultilevel"/>
    <w:tmpl w:val="3772971C"/>
    <w:lvl w:ilvl="0" w:tplc="0DB65B7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9053D1D"/>
    <w:multiLevelType w:val="hybridMultilevel"/>
    <w:tmpl w:val="ABB60184"/>
    <w:lvl w:ilvl="0" w:tplc="7F461068">
      <w:start w:val="1"/>
      <w:numFmt w:val="bullet"/>
      <w:pStyle w:val="AI4EUBullet1"/>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Times New Roman" w:hint="default"/>
      </w:rPr>
    </w:lvl>
    <w:lvl w:ilvl="3" w:tplc="040C0001">
      <w:start w:val="1"/>
      <w:numFmt w:val="bullet"/>
      <w:lvlText w:val=""/>
      <w:lvlJc w:val="left"/>
      <w:pPr>
        <w:ind w:left="2880" w:hanging="360"/>
      </w:pPr>
      <w:rPr>
        <w:rFonts w:ascii="Symbol" w:hAnsi="Symbol" w:cs="Times New Roman"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Times New Roman" w:hint="default"/>
      </w:rPr>
    </w:lvl>
    <w:lvl w:ilvl="6" w:tplc="040C0001">
      <w:start w:val="1"/>
      <w:numFmt w:val="bullet"/>
      <w:lvlText w:val=""/>
      <w:lvlJc w:val="left"/>
      <w:pPr>
        <w:ind w:left="5040" w:hanging="360"/>
      </w:pPr>
      <w:rPr>
        <w:rFonts w:ascii="Symbol" w:hAnsi="Symbol" w:cs="Times New Roman"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Times New Roman" w:hint="default"/>
      </w:rPr>
    </w:lvl>
  </w:abstractNum>
  <w:abstractNum w:abstractNumId="27" w15:restartNumberingAfterBreak="0">
    <w:nsid w:val="6A4226C0"/>
    <w:multiLevelType w:val="hybridMultilevel"/>
    <w:tmpl w:val="2B14F70E"/>
    <w:lvl w:ilvl="0" w:tplc="FAB6BB0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D757899"/>
    <w:multiLevelType w:val="hybridMultilevel"/>
    <w:tmpl w:val="FB2209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7E966FF"/>
    <w:multiLevelType w:val="hybridMultilevel"/>
    <w:tmpl w:val="39283F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8715E59"/>
    <w:multiLevelType w:val="hybridMultilevel"/>
    <w:tmpl w:val="3EBAB744"/>
    <w:lvl w:ilvl="0" w:tplc="9AC2ABE6">
      <w:numFmt w:val="bullet"/>
      <w:lvlText w:val="-"/>
      <w:lvlJc w:val="left"/>
      <w:pPr>
        <w:ind w:left="720" w:hanging="360"/>
      </w:pPr>
      <w:rPr>
        <w:rFonts w:ascii="Verdana" w:eastAsia="Calibri" w:hAnsi="Verdana"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0F116D"/>
    <w:multiLevelType w:val="hybridMultilevel"/>
    <w:tmpl w:val="F6C822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B700B8"/>
    <w:multiLevelType w:val="hybridMultilevel"/>
    <w:tmpl w:val="A164042E"/>
    <w:lvl w:ilvl="0" w:tplc="CD4EA7DA">
      <w:numFmt w:val="bullet"/>
      <w:lvlText w:val="-"/>
      <w:lvlJc w:val="left"/>
      <w:pPr>
        <w:ind w:left="720" w:hanging="360"/>
      </w:pPr>
      <w:rPr>
        <w:rFonts w:ascii="Arial" w:eastAsiaTheme="minorHAnsi" w:hAnsi="Arial" w:cs="Arial"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26"/>
  </w:num>
  <w:num w:numId="4">
    <w:abstractNumId w:val="6"/>
  </w:num>
  <w:num w:numId="5">
    <w:abstractNumId w:val="9"/>
  </w:num>
  <w:num w:numId="6">
    <w:abstractNumId w:val="5"/>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7"/>
  </w:num>
  <w:num w:numId="11">
    <w:abstractNumId w:val="24"/>
  </w:num>
  <w:num w:numId="12">
    <w:abstractNumId w:val="7"/>
  </w:num>
  <w:num w:numId="13">
    <w:abstractNumId w:val="30"/>
  </w:num>
  <w:num w:numId="14">
    <w:abstractNumId w:val="12"/>
  </w:num>
  <w:num w:numId="15">
    <w:abstractNumId w:val="20"/>
  </w:num>
  <w:num w:numId="16">
    <w:abstractNumId w:val="0"/>
  </w:num>
  <w:num w:numId="17">
    <w:abstractNumId w:val="31"/>
  </w:num>
  <w:num w:numId="18">
    <w:abstractNumId w:val="19"/>
  </w:num>
  <w:num w:numId="19">
    <w:abstractNumId w:val="11"/>
  </w:num>
  <w:num w:numId="20">
    <w:abstractNumId w:val="29"/>
  </w:num>
  <w:num w:numId="21">
    <w:abstractNumId w:val="18"/>
  </w:num>
  <w:num w:numId="22">
    <w:abstractNumId w:val="16"/>
  </w:num>
  <w:num w:numId="23">
    <w:abstractNumId w:val="28"/>
  </w:num>
  <w:num w:numId="24">
    <w:abstractNumId w:val="32"/>
  </w:num>
  <w:num w:numId="25">
    <w:abstractNumId w:val="10"/>
  </w:num>
  <w:num w:numId="26">
    <w:abstractNumId w:val="14"/>
  </w:num>
  <w:num w:numId="27">
    <w:abstractNumId w:val="25"/>
  </w:num>
  <w:num w:numId="28">
    <w:abstractNumId w:val="27"/>
  </w:num>
  <w:num w:numId="29">
    <w:abstractNumId w:val="13"/>
  </w:num>
  <w:num w:numId="30">
    <w:abstractNumId w:val="22"/>
  </w:num>
  <w:num w:numId="31">
    <w:abstractNumId w:val="4"/>
  </w:num>
  <w:num w:numId="32">
    <w:abstractNumId w:val="8"/>
  </w:num>
  <w:num w:numId="33">
    <w:abstractNumId w:val="23"/>
  </w:num>
  <w:num w:numId="34">
    <w:abstractNumId w:val="1"/>
  </w:num>
  <w:num w:numId="35">
    <w:abstractNumId w:val="15"/>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ck, Juergen">
    <w15:presenceInfo w15:providerId="AD" w15:userId="S-1-5-21-2083669633-1561677766-1396134992-62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trackRevisions/>
  <w:defaultTabStop w:val="708"/>
  <w:hyphenationZone w:val="425"/>
  <w:doNotHyphenateCaps/>
  <w:drawingGridHorizontalSpacing w:val="110"/>
  <w:displayHorizontalDrawingGridEvery w:val="2"/>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1NrI0NzExNzE2NTVW0lEKTi0uzszPAykwrAUAUDA2ViwAAAA="/>
    <w:docVar w:name="AppVer" w:val="???"/>
    <w:docVar w:name="CheckSum" w:val="????"/>
    <w:docVar w:name="CLIName" w:val="????????????"/>
    <w:docVar w:name="DateTime" w:val="????????????????????????????"/>
    <w:docVar w:name="DoneBy" w:val="??????????????????"/>
    <w:docVar w:name="IPAddress" w:val="????????"/>
    <w:docVar w:name="Random" w:val="6"/>
  </w:docVars>
  <w:rsids>
    <w:rsidRoot w:val="007D61F8"/>
    <w:rsid w:val="000019AE"/>
    <w:rsid w:val="00005E75"/>
    <w:rsid w:val="00011F85"/>
    <w:rsid w:val="0001293F"/>
    <w:rsid w:val="00031173"/>
    <w:rsid w:val="00036238"/>
    <w:rsid w:val="000409E4"/>
    <w:rsid w:val="00044576"/>
    <w:rsid w:val="00047427"/>
    <w:rsid w:val="00050E46"/>
    <w:rsid w:val="00053148"/>
    <w:rsid w:val="00054F12"/>
    <w:rsid w:val="0005501F"/>
    <w:rsid w:val="00057DE4"/>
    <w:rsid w:val="0007018B"/>
    <w:rsid w:val="00073378"/>
    <w:rsid w:val="000743CA"/>
    <w:rsid w:val="00084495"/>
    <w:rsid w:val="0008701C"/>
    <w:rsid w:val="00093A8B"/>
    <w:rsid w:val="00093F60"/>
    <w:rsid w:val="0009422C"/>
    <w:rsid w:val="0009585E"/>
    <w:rsid w:val="00097930"/>
    <w:rsid w:val="000A0121"/>
    <w:rsid w:val="000B14CE"/>
    <w:rsid w:val="000B4CCF"/>
    <w:rsid w:val="000C6BA3"/>
    <w:rsid w:val="000D09AC"/>
    <w:rsid w:val="000D1CFE"/>
    <w:rsid w:val="000D3114"/>
    <w:rsid w:val="000D53C0"/>
    <w:rsid w:val="000D6C91"/>
    <w:rsid w:val="000E1C70"/>
    <w:rsid w:val="000E6621"/>
    <w:rsid w:val="000F2E9A"/>
    <w:rsid w:val="000F56E8"/>
    <w:rsid w:val="000F6376"/>
    <w:rsid w:val="000F746A"/>
    <w:rsid w:val="00100D5A"/>
    <w:rsid w:val="001107D6"/>
    <w:rsid w:val="00111BC8"/>
    <w:rsid w:val="00112762"/>
    <w:rsid w:val="0011361E"/>
    <w:rsid w:val="00116C9E"/>
    <w:rsid w:val="0012040C"/>
    <w:rsid w:val="00121AB7"/>
    <w:rsid w:val="00125FB9"/>
    <w:rsid w:val="001267E3"/>
    <w:rsid w:val="001271F5"/>
    <w:rsid w:val="001314F0"/>
    <w:rsid w:val="001349C4"/>
    <w:rsid w:val="00135652"/>
    <w:rsid w:val="00142FBD"/>
    <w:rsid w:val="001448C7"/>
    <w:rsid w:val="001503AF"/>
    <w:rsid w:val="00150F54"/>
    <w:rsid w:val="00155DC2"/>
    <w:rsid w:val="00161C7A"/>
    <w:rsid w:val="001623EC"/>
    <w:rsid w:val="00163482"/>
    <w:rsid w:val="001649E5"/>
    <w:rsid w:val="0017759A"/>
    <w:rsid w:val="00185546"/>
    <w:rsid w:val="00185D0A"/>
    <w:rsid w:val="0018778F"/>
    <w:rsid w:val="0019145E"/>
    <w:rsid w:val="001937F2"/>
    <w:rsid w:val="00195C7F"/>
    <w:rsid w:val="001969DC"/>
    <w:rsid w:val="00196CA1"/>
    <w:rsid w:val="00196F76"/>
    <w:rsid w:val="001A0ECC"/>
    <w:rsid w:val="001A4231"/>
    <w:rsid w:val="001B035A"/>
    <w:rsid w:val="001B124C"/>
    <w:rsid w:val="001B1DA3"/>
    <w:rsid w:val="001C1347"/>
    <w:rsid w:val="001C7914"/>
    <w:rsid w:val="001D3698"/>
    <w:rsid w:val="001D462A"/>
    <w:rsid w:val="001E0055"/>
    <w:rsid w:val="001E007F"/>
    <w:rsid w:val="001F424F"/>
    <w:rsid w:val="001F6553"/>
    <w:rsid w:val="001F6C22"/>
    <w:rsid w:val="00213E0A"/>
    <w:rsid w:val="00216B6B"/>
    <w:rsid w:val="002214AD"/>
    <w:rsid w:val="002244A5"/>
    <w:rsid w:val="002249B1"/>
    <w:rsid w:val="0023136E"/>
    <w:rsid w:val="0023147B"/>
    <w:rsid w:val="0023443F"/>
    <w:rsid w:val="0023477E"/>
    <w:rsid w:val="00235123"/>
    <w:rsid w:val="00236277"/>
    <w:rsid w:val="00241B73"/>
    <w:rsid w:val="0024678F"/>
    <w:rsid w:val="0024730E"/>
    <w:rsid w:val="00247C9D"/>
    <w:rsid w:val="00250A20"/>
    <w:rsid w:val="00254F73"/>
    <w:rsid w:val="00261C4D"/>
    <w:rsid w:val="00262AFC"/>
    <w:rsid w:val="00264D5F"/>
    <w:rsid w:val="00272CF1"/>
    <w:rsid w:val="00281AB4"/>
    <w:rsid w:val="002826DD"/>
    <w:rsid w:val="0028738A"/>
    <w:rsid w:val="00287804"/>
    <w:rsid w:val="00290FB4"/>
    <w:rsid w:val="00292065"/>
    <w:rsid w:val="00294607"/>
    <w:rsid w:val="00297EF4"/>
    <w:rsid w:val="002A0A9E"/>
    <w:rsid w:val="002A377A"/>
    <w:rsid w:val="002A553C"/>
    <w:rsid w:val="002A6154"/>
    <w:rsid w:val="002C681C"/>
    <w:rsid w:val="002C7C1A"/>
    <w:rsid w:val="002D3A9B"/>
    <w:rsid w:val="002D3B28"/>
    <w:rsid w:val="002D79C5"/>
    <w:rsid w:val="002E134C"/>
    <w:rsid w:val="002E1CC9"/>
    <w:rsid w:val="002E42B1"/>
    <w:rsid w:val="002E4C03"/>
    <w:rsid w:val="002F1D34"/>
    <w:rsid w:val="002F6FDA"/>
    <w:rsid w:val="003039A4"/>
    <w:rsid w:val="00304E89"/>
    <w:rsid w:val="003057E2"/>
    <w:rsid w:val="00305EC2"/>
    <w:rsid w:val="00312872"/>
    <w:rsid w:val="00312B13"/>
    <w:rsid w:val="00321F6E"/>
    <w:rsid w:val="003224E1"/>
    <w:rsid w:val="00323D13"/>
    <w:rsid w:val="0033022F"/>
    <w:rsid w:val="00330593"/>
    <w:rsid w:val="00330EC4"/>
    <w:rsid w:val="00336F0F"/>
    <w:rsid w:val="00347CF5"/>
    <w:rsid w:val="00352292"/>
    <w:rsid w:val="00352D53"/>
    <w:rsid w:val="00354B6B"/>
    <w:rsid w:val="00356B83"/>
    <w:rsid w:val="00361B86"/>
    <w:rsid w:val="00362AB3"/>
    <w:rsid w:val="00363C0E"/>
    <w:rsid w:val="00363D8E"/>
    <w:rsid w:val="00365766"/>
    <w:rsid w:val="003665F4"/>
    <w:rsid w:val="0037121D"/>
    <w:rsid w:val="00371CBB"/>
    <w:rsid w:val="00371F58"/>
    <w:rsid w:val="00374FC3"/>
    <w:rsid w:val="003761BB"/>
    <w:rsid w:val="00384F74"/>
    <w:rsid w:val="00387B16"/>
    <w:rsid w:val="00390337"/>
    <w:rsid w:val="0039085E"/>
    <w:rsid w:val="00390C65"/>
    <w:rsid w:val="0039296A"/>
    <w:rsid w:val="00392CD2"/>
    <w:rsid w:val="00393B58"/>
    <w:rsid w:val="003954EC"/>
    <w:rsid w:val="00395784"/>
    <w:rsid w:val="00396A86"/>
    <w:rsid w:val="00397082"/>
    <w:rsid w:val="00397151"/>
    <w:rsid w:val="003A3EAF"/>
    <w:rsid w:val="003A42C5"/>
    <w:rsid w:val="003B1F46"/>
    <w:rsid w:val="003B5BD4"/>
    <w:rsid w:val="003C5E02"/>
    <w:rsid w:val="003D1226"/>
    <w:rsid w:val="003D2DB5"/>
    <w:rsid w:val="003E0381"/>
    <w:rsid w:val="003E08CF"/>
    <w:rsid w:val="003E3601"/>
    <w:rsid w:val="003E3A92"/>
    <w:rsid w:val="003E3B5E"/>
    <w:rsid w:val="003E4A51"/>
    <w:rsid w:val="003F10D5"/>
    <w:rsid w:val="003F2016"/>
    <w:rsid w:val="003F6029"/>
    <w:rsid w:val="004011D1"/>
    <w:rsid w:val="00401D47"/>
    <w:rsid w:val="00402E3C"/>
    <w:rsid w:val="0040302E"/>
    <w:rsid w:val="00405851"/>
    <w:rsid w:val="004125FB"/>
    <w:rsid w:val="00416344"/>
    <w:rsid w:val="004164EC"/>
    <w:rsid w:val="00422D6E"/>
    <w:rsid w:val="00427DC5"/>
    <w:rsid w:val="00427E7C"/>
    <w:rsid w:val="004302D8"/>
    <w:rsid w:val="0043299C"/>
    <w:rsid w:val="004344F8"/>
    <w:rsid w:val="00436B53"/>
    <w:rsid w:val="004379A4"/>
    <w:rsid w:val="0044136D"/>
    <w:rsid w:val="004426EE"/>
    <w:rsid w:val="00443593"/>
    <w:rsid w:val="0044421C"/>
    <w:rsid w:val="0044547D"/>
    <w:rsid w:val="00447599"/>
    <w:rsid w:val="004538E4"/>
    <w:rsid w:val="00454110"/>
    <w:rsid w:val="00454835"/>
    <w:rsid w:val="00454B48"/>
    <w:rsid w:val="004558F8"/>
    <w:rsid w:val="00460A5B"/>
    <w:rsid w:val="00461150"/>
    <w:rsid w:val="00461CAB"/>
    <w:rsid w:val="00466D1F"/>
    <w:rsid w:val="00467F7F"/>
    <w:rsid w:val="00480ACC"/>
    <w:rsid w:val="0048541D"/>
    <w:rsid w:val="00490DAC"/>
    <w:rsid w:val="004911B4"/>
    <w:rsid w:val="004A3DF3"/>
    <w:rsid w:val="004A7108"/>
    <w:rsid w:val="004B1465"/>
    <w:rsid w:val="004B59EE"/>
    <w:rsid w:val="004B5A2D"/>
    <w:rsid w:val="004B6A28"/>
    <w:rsid w:val="004C1116"/>
    <w:rsid w:val="004C20EE"/>
    <w:rsid w:val="004C3756"/>
    <w:rsid w:val="004C3FA0"/>
    <w:rsid w:val="004C5DA6"/>
    <w:rsid w:val="004D7B2B"/>
    <w:rsid w:val="004E0144"/>
    <w:rsid w:val="004E099F"/>
    <w:rsid w:val="004E3F8A"/>
    <w:rsid w:val="004E5ECE"/>
    <w:rsid w:val="004F06D4"/>
    <w:rsid w:val="004F0D36"/>
    <w:rsid w:val="004F1FB2"/>
    <w:rsid w:val="00504CF9"/>
    <w:rsid w:val="00512146"/>
    <w:rsid w:val="00520960"/>
    <w:rsid w:val="005232CD"/>
    <w:rsid w:val="00523579"/>
    <w:rsid w:val="005237E1"/>
    <w:rsid w:val="005238C0"/>
    <w:rsid w:val="005254B7"/>
    <w:rsid w:val="00525502"/>
    <w:rsid w:val="0053164C"/>
    <w:rsid w:val="00532DE3"/>
    <w:rsid w:val="0053438C"/>
    <w:rsid w:val="00535A3F"/>
    <w:rsid w:val="00535BF7"/>
    <w:rsid w:val="00536F33"/>
    <w:rsid w:val="00541CF3"/>
    <w:rsid w:val="00543E09"/>
    <w:rsid w:val="005501B8"/>
    <w:rsid w:val="005558CF"/>
    <w:rsid w:val="00562B72"/>
    <w:rsid w:val="00565BFA"/>
    <w:rsid w:val="0057156F"/>
    <w:rsid w:val="00576437"/>
    <w:rsid w:val="00576657"/>
    <w:rsid w:val="0057672F"/>
    <w:rsid w:val="00576D99"/>
    <w:rsid w:val="00577EA3"/>
    <w:rsid w:val="00580288"/>
    <w:rsid w:val="0058036F"/>
    <w:rsid w:val="0058782C"/>
    <w:rsid w:val="00587FB9"/>
    <w:rsid w:val="00593BB2"/>
    <w:rsid w:val="00594074"/>
    <w:rsid w:val="00596978"/>
    <w:rsid w:val="00596DD0"/>
    <w:rsid w:val="00596F6E"/>
    <w:rsid w:val="00597D72"/>
    <w:rsid w:val="005B07E2"/>
    <w:rsid w:val="005B7DCD"/>
    <w:rsid w:val="005C7755"/>
    <w:rsid w:val="005E0BB5"/>
    <w:rsid w:val="005E1E3A"/>
    <w:rsid w:val="005E415D"/>
    <w:rsid w:val="005F4AE3"/>
    <w:rsid w:val="00600DCA"/>
    <w:rsid w:val="006017F3"/>
    <w:rsid w:val="0060490E"/>
    <w:rsid w:val="006069BA"/>
    <w:rsid w:val="0060740F"/>
    <w:rsid w:val="00607A9F"/>
    <w:rsid w:val="00612078"/>
    <w:rsid w:val="00613BCB"/>
    <w:rsid w:val="00623BC0"/>
    <w:rsid w:val="0062432A"/>
    <w:rsid w:val="006256C8"/>
    <w:rsid w:val="006268DF"/>
    <w:rsid w:val="00627261"/>
    <w:rsid w:val="00632B05"/>
    <w:rsid w:val="00632D94"/>
    <w:rsid w:val="00633813"/>
    <w:rsid w:val="0064238A"/>
    <w:rsid w:val="006553AD"/>
    <w:rsid w:val="0065548F"/>
    <w:rsid w:val="006603DB"/>
    <w:rsid w:val="00663012"/>
    <w:rsid w:val="00663416"/>
    <w:rsid w:val="0066582E"/>
    <w:rsid w:val="006700DF"/>
    <w:rsid w:val="00670859"/>
    <w:rsid w:val="00672A78"/>
    <w:rsid w:val="0067333B"/>
    <w:rsid w:val="00676371"/>
    <w:rsid w:val="00681025"/>
    <w:rsid w:val="0068380B"/>
    <w:rsid w:val="00684855"/>
    <w:rsid w:val="006859E4"/>
    <w:rsid w:val="0068668D"/>
    <w:rsid w:val="006924F9"/>
    <w:rsid w:val="00693307"/>
    <w:rsid w:val="0069544B"/>
    <w:rsid w:val="0069759C"/>
    <w:rsid w:val="006A0AD1"/>
    <w:rsid w:val="006A13E6"/>
    <w:rsid w:val="006A4949"/>
    <w:rsid w:val="006A5240"/>
    <w:rsid w:val="006B2004"/>
    <w:rsid w:val="006C01D8"/>
    <w:rsid w:val="006C4E34"/>
    <w:rsid w:val="006C5B92"/>
    <w:rsid w:val="006C5EBC"/>
    <w:rsid w:val="006C784E"/>
    <w:rsid w:val="006D253E"/>
    <w:rsid w:val="006D2607"/>
    <w:rsid w:val="006D2610"/>
    <w:rsid w:val="006D6674"/>
    <w:rsid w:val="006E0275"/>
    <w:rsid w:val="006E0750"/>
    <w:rsid w:val="006E19DE"/>
    <w:rsid w:val="006E5CD7"/>
    <w:rsid w:val="006E5FCE"/>
    <w:rsid w:val="006E6A4E"/>
    <w:rsid w:val="006F47CD"/>
    <w:rsid w:val="006F48CE"/>
    <w:rsid w:val="00702243"/>
    <w:rsid w:val="00702948"/>
    <w:rsid w:val="00703027"/>
    <w:rsid w:val="00713B89"/>
    <w:rsid w:val="0071635D"/>
    <w:rsid w:val="00716AE6"/>
    <w:rsid w:val="0071731C"/>
    <w:rsid w:val="00717C73"/>
    <w:rsid w:val="00721B6B"/>
    <w:rsid w:val="00721FD3"/>
    <w:rsid w:val="00727399"/>
    <w:rsid w:val="00730067"/>
    <w:rsid w:val="00730CBF"/>
    <w:rsid w:val="0073217E"/>
    <w:rsid w:val="007335E6"/>
    <w:rsid w:val="00736235"/>
    <w:rsid w:val="00736E27"/>
    <w:rsid w:val="0073770C"/>
    <w:rsid w:val="00740779"/>
    <w:rsid w:val="00741038"/>
    <w:rsid w:val="007429B1"/>
    <w:rsid w:val="00746403"/>
    <w:rsid w:val="00746416"/>
    <w:rsid w:val="00746BDB"/>
    <w:rsid w:val="00761979"/>
    <w:rsid w:val="00762140"/>
    <w:rsid w:val="00762500"/>
    <w:rsid w:val="007627AF"/>
    <w:rsid w:val="00763541"/>
    <w:rsid w:val="0077130C"/>
    <w:rsid w:val="00776342"/>
    <w:rsid w:val="007805AA"/>
    <w:rsid w:val="00780F78"/>
    <w:rsid w:val="007820E1"/>
    <w:rsid w:val="00783A02"/>
    <w:rsid w:val="00784259"/>
    <w:rsid w:val="00786031"/>
    <w:rsid w:val="007861A0"/>
    <w:rsid w:val="0078689D"/>
    <w:rsid w:val="007869BD"/>
    <w:rsid w:val="007941A3"/>
    <w:rsid w:val="00794A0E"/>
    <w:rsid w:val="007A03B4"/>
    <w:rsid w:val="007A1B5A"/>
    <w:rsid w:val="007A2D7B"/>
    <w:rsid w:val="007B435C"/>
    <w:rsid w:val="007B6C11"/>
    <w:rsid w:val="007C09B5"/>
    <w:rsid w:val="007C1FD0"/>
    <w:rsid w:val="007D61F8"/>
    <w:rsid w:val="007D6257"/>
    <w:rsid w:val="007E14E9"/>
    <w:rsid w:val="007E1665"/>
    <w:rsid w:val="007F3120"/>
    <w:rsid w:val="007F513D"/>
    <w:rsid w:val="007F54C8"/>
    <w:rsid w:val="007F607E"/>
    <w:rsid w:val="00806C73"/>
    <w:rsid w:val="008219B7"/>
    <w:rsid w:val="00821E1C"/>
    <w:rsid w:val="00822B49"/>
    <w:rsid w:val="00826001"/>
    <w:rsid w:val="008266DA"/>
    <w:rsid w:val="00827CE9"/>
    <w:rsid w:val="0083057C"/>
    <w:rsid w:val="00832B52"/>
    <w:rsid w:val="00845D4C"/>
    <w:rsid w:val="008462EA"/>
    <w:rsid w:val="00851FFB"/>
    <w:rsid w:val="008571B6"/>
    <w:rsid w:val="008602EA"/>
    <w:rsid w:val="00862E82"/>
    <w:rsid w:val="008634E5"/>
    <w:rsid w:val="0087154B"/>
    <w:rsid w:val="00871D11"/>
    <w:rsid w:val="0088537C"/>
    <w:rsid w:val="00890B13"/>
    <w:rsid w:val="00895571"/>
    <w:rsid w:val="00895897"/>
    <w:rsid w:val="00896DA6"/>
    <w:rsid w:val="008979C4"/>
    <w:rsid w:val="00897ACF"/>
    <w:rsid w:val="008A30F5"/>
    <w:rsid w:val="008B1BEF"/>
    <w:rsid w:val="008B4F1E"/>
    <w:rsid w:val="008B6CC5"/>
    <w:rsid w:val="008B708B"/>
    <w:rsid w:val="008D471B"/>
    <w:rsid w:val="008D50A6"/>
    <w:rsid w:val="008D7116"/>
    <w:rsid w:val="008E0555"/>
    <w:rsid w:val="008E38A0"/>
    <w:rsid w:val="008E3ABA"/>
    <w:rsid w:val="008E3EE1"/>
    <w:rsid w:val="008E4EA7"/>
    <w:rsid w:val="008F01DF"/>
    <w:rsid w:val="008F0CCE"/>
    <w:rsid w:val="00903401"/>
    <w:rsid w:val="00903B8E"/>
    <w:rsid w:val="00906404"/>
    <w:rsid w:val="00916A66"/>
    <w:rsid w:val="0091719F"/>
    <w:rsid w:val="0091775F"/>
    <w:rsid w:val="009215AA"/>
    <w:rsid w:val="009315F2"/>
    <w:rsid w:val="00931BEB"/>
    <w:rsid w:val="009334D1"/>
    <w:rsid w:val="0094055C"/>
    <w:rsid w:val="009425B3"/>
    <w:rsid w:val="009431E3"/>
    <w:rsid w:val="009461FA"/>
    <w:rsid w:val="009474E0"/>
    <w:rsid w:val="00953A09"/>
    <w:rsid w:val="00953BB2"/>
    <w:rsid w:val="00956105"/>
    <w:rsid w:val="00961DEC"/>
    <w:rsid w:val="00965F72"/>
    <w:rsid w:val="00970D4F"/>
    <w:rsid w:val="0097165C"/>
    <w:rsid w:val="00972C9B"/>
    <w:rsid w:val="009740E8"/>
    <w:rsid w:val="0098048E"/>
    <w:rsid w:val="00980E36"/>
    <w:rsid w:val="0098664D"/>
    <w:rsid w:val="009933F0"/>
    <w:rsid w:val="00993536"/>
    <w:rsid w:val="00997E3A"/>
    <w:rsid w:val="009A0733"/>
    <w:rsid w:val="009A23B3"/>
    <w:rsid w:val="009A2C30"/>
    <w:rsid w:val="009A36A7"/>
    <w:rsid w:val="009A3DA6"/>
    <w:rsid w:val="009A6F73"/>
    <w:rsid w:val="009A7624"/>
    <w:rsid w:val="009A7704"/>
    <w:rsid w:val="009B0D1A"/>
    <w:rsid w:val="009B2714"/>
    <w:rsid w:val="009B37BE"/>
    <w:rsid w:val="009B52AD"/>
    <w:rsid w:val="009C1771"/>
    <w:rsid w:val="009C2898"/>
    <w:rsid w:val="009C4B39"/>
    <w:rsid w:val="009C61DD"/>
    <w:rsid w:val="009C7A14"/>
    <w:rsid w:val="009D116B"/>
    <w:rsid w:val="009D1E20"/>
    <w:rsid w:val="009D5D62"/>
    <w:rsid w:val="009E0C89"/>
    <w:rsid w:val="009E598C"/>
    <w:rsid w:val="009E5A30"/>
    <w:rsid w:val="009F007F"/>
    <w:rsid w:val="009F0688"/>
    <w:rsid w:val="009F1F36"/>
    <w:rsid w:val="009F3B83"/>
    <w:rsid w:val="009F740A"/>
    <w:rsid w:val="00A01376"/>
    <w:rsid w:val="00A025BB"/>
    <w:rsid w:val="00A03CF6"/>
    <w:rsid w:val="00A04986"/>
    <w:rsid w:val="00A04F20"/>
    <w:rsid w:val="00A055DC"/>
    <w:rsid w:val="00A05F1D"/>
    <w:rsid w:val="00A06B61"/>
    <w:rsid w:val="00A128A0"/>
    <w:rsid w:val="00A13F76"/>
    <w:rsid w:val="00A17F29"/>
    <w:rsid w:val="00A22E47"/>
    <w:rsid w:val="00A25185"/>
    <w:rsid w:val="00A25AB6"/>
    <w:rsid w:val="00A2659D"/>
    <w:rsid w:val="00A35D07"/>
    <w:rsid w:val="00A40F0D"/>
    <w:rsid w:val="00A40F91"/>
    <w:rsid w:val="00A520E3"/>
    <w:rsid w:val="00A528D9"/>
    <w:rsid w:val="00A55057"/>
    <w:rsid w:val="00A60444"/>
    <w:rsid w:val="00A64982"/>
    <w:rsid w:val="00A76E22"/>
    <w:rsid w:val="00A807F1"/>
    <w:rsid w:val="00A841D0"/>
    <w:rsid w:val="00A8531F"/>
    <w:rsid w:val="00A87F3A"/>
    <w:rsid w:val="00A917DB"/>
    <w:rsid w:val="00A956D2"/>
    <w:rsid w:val="00A971B2"/>
    <w:rsid w:val="00A97CC8"/>
    <w:rsid w:val="00AA0180"/>
    <w:rsid w:val="00AA1265"/>
    <w:rsid w:val="00AA7A2A"/>
    <w:rsid w:val="00AB3DC1"/>
    <w:rsid w:val="00AB467B"/>
    <w:rsid w:val="00AB4DAC"/>
    <w:rsid w:val="00AB6854"/>
    <w:rsid w:val="00AC4B3A"/>
    <w:rsid w:val="00AC4E0F"/>
    <w:rsid w:val="00AD3890"/>
    <w:rsid w:val="00AD4698"/>
    <w:rsid w:val="00AE196C"/>
    <w:rsid w:val="00AE344C"/>
    <w:rsid w:val="00AE44F5"/>
    <w:rsid w:val="00AF1971"/>
    <w:rsid w:val="00AF502C"/>
    <w:rsid w:val="00B01A11"/>
    <w:rsid w:val="00B02D89"/>
    <w:rsid w:val="00B04CB3"/>
    <w:rsid w:val="00B0785D"/>
    <w:rsid w:val="00B1268A"/>
    <w:rsid w:val="00B13E3E"/>
    <w:rsid w:val="00B16188"/>
    <w:rsid w:val="00B16721"/>
    <w:rsid w:val="00B17509"/>
    <w:rsid w:val="00B20231"/>
    <w:rsid w:val="00B276C4"/>
    <w:rsid w:val="00B3041C"/>
    <w:rsid w:val="00B359DF"/>
    <w:rsid w:val="00B40FF7"/>
    <w:rsid w:val="00B42578"/>
    <w:rsid w:val="00B45AF8"/>
    <w:rsid w:val="00B464E9"/>
    <w:rsid w:val="00B4727C"/>
    <w:rsid w:val="00B50680"/>
    <w:rsid w:val="00B536A9"/>
    <w:rsid w:val="00B541E8"/>
    <w:rsid w:val="00B579A9"/>
    <w:rsid w:val="00B60626"/>
    <w:rsid w:val="00B627F3"/>
    <w:rsid w:val="00B64A35"/>
    <w:rsid w:val="00B66F63"/>
    <w:rsid w:val="00B6733E"/>
    <w:rsid w:val="00B673E4"/>
    <w:rsid w:val="00B70F5D"/>
    <w:rsid w:val="00B740B8"/>
    <w:rsid w:val="00B7601F"/>
    <w:rsid w:val="00B76C91"/>
    <w:rsid w:val="00B76EF7"/>
    <w:rsid w:val="00B80F64"/>
    <w:rsid w:val="00B823C5"/>
    <w:rsid w:val="00B825C6"/>
    <w:rsid w:val="00B829A7"/>
    <w:rsid w:val="00B8550F"/>
    <w:rsid w:val="00B91A2A"/>
    <w:rsid w:val="00B9329D"/>
    <w:rsid w:val="00BA1886"/>
    <w:rsid w:val="00BA27D5"/>
    <w:rsid w:val="00BA2D3E"/>
    <w:rsid w:val="00BA6434"/>
    <w:rsid w:val="00BB146E"/>
    <w:rsid w:val="00BB18AE"/>
    <w:rsid w:val="00BB6D8F"/>
    <w:rsid w:val="00BC126F"/>
    <w:rsid w:val="00BC1541"/>
    <w:rsid w:val="00BC253F"/>
    <w:rsid w:val="00BC49FF"/>
    <w:rsid w:val="00BC6A64"/>
    <w:rsid w:val="00BD0A9E"/>
    <w:rsid w:val="00BD7FA9"/>
    <w:rsid w:val="00BE2FFF"/>
    <w:rsid w:val="00BE4780"/>
    <w:rsid w:val="00BF00C3"/>
    <w:rsid w:val="00BF00E7"/>
    <w:rsid w:val="00BF0C9F"/>
    <w:rsid w:val="00BF39BD"/>
    <w:rsid w:val="00BF4813"/>
    <w:rsid w:val="00C0179E"/>
    <w:rsid w:val="00C0708C"/>
    <w:rsid w:val="00C07641"/>
    <w:rsid w:val="00C10B9A"/>
    <w:rsid w:val="00C11510"/>
    <w:rsid w:val="00C12F42"/>
    <w:rsid w:val="00C146FE"/>
    <w:rsid w:val="00C170C3"/>
    <w:rsid w:val="00C21AAA"/>
    <w:rsid w:val="00C31B91"/>
    <w:rsid w:val="00C326BF"/>
    <w:rsid w:val="00C33096"/>
    <w:rsid w:val="00C37836"/>
    <w:rsid w:val="00C41920"/>
    <w:rsid w:val="00C41DA7"/>
    <w:rsid w:val="00C51481"/>
    <w:rsid w:val="00C52936"/>
    <w:rsid w:val="00C6052E"/>
    <w:rsid w:val="00C61419"/>
    <w:rsid w:val="00C64DF4"/>
    <w:rsid w:val="00C67558"/>
    <w:rsid w:val="00C71CFE"/>
    <w:rsid w:val="00C72979"/>
    <w:rsid w:val="00C7370A"/>
    <w:rsid w:val="00C75970"/>
    <w:rsid w:val="00C807E8"/>
    <w:rsid w:val="00C811CF"/>
    <w:rsid w:val="00C8711D"/>
    <w:rsid w:val="00C94AD6"/>
    <w:rsid w:val="00C94AD7"/>
    <w:rsid w:val="00C96A95"/>
    <w:rsid w:val="00C96B39"/>
    <w:rsid w:val="00CA5EFE"/>
    <w:rsid w:val="00CA71AD"/>
    <w:rsid w:val="00CA7CAB"/>
    <w:rsid w:val="00CB2E6A"/>
    <w:rsid w:val="00CB31EF"/>
    <w:rsid w:val="00CB41A9"/>
    <w:rsid w:val="00CB4E9F"/>
    <w:rsid w:val="00CB7057"/>
    <w:rsid w:val="00CC4320"/>
    <w:rsid w:val="00CC56F8"/>
    <w:rsid w:val="00CC5E32"/>
    <w:rsid w:val="00CD6DB2"/>
    <w:rsid w:val="00CE261B"/>
    <w:rsid w:val="00CE56CA"/>
    <w:rsid w:val="00CE68C7"/>
    <w:rsid w:val="00CE69A6"/>
    <w:rsid w:val="00CE7BDC"/>
    <w:rsid w:val="00D034D5"/>
    <w:rsid w:val="00D0411A"/>
    <w:rsid w:val="00D04E15"/>
    <w:rsid w:val="00D05683"/>
    <w:rsid w:val="00D137C0"/>
    <w:rsid w:val="00D15610"/>
    <w:rsid w:val="00D171C4"/>
    <w:rsid w:val="00D17ED6"/>
    <w:rsid w:val="00D22472"/>
    <w:rsid w:val="00D24716"/>
    <w:rsid w:val="00D24B23"/>
    <w:rsid w:val="00D272AE"/>
    <w:rsid w:val="00D31C0B"/>
    <w:rsid w:val="00D42106"/>
    <w:rsid w:val="00D42513"/>
    <w:rsid w:val="00D43F75"/>
    <w:rsid w:val="00D44DE3"/>
    <w:rsid w:val="00D4588E"/>
    <w:rsid w:val="00D46CC8"/>
    <w:rsid w:val="00D470BC"/>
    <w:rsid w:val="00D472C5"/>
    <w:rsid w:val="00D50F0E"/>
    <w:rsid w:val="00D522E8"/>
    <w:rsid w:val="00D53E26"/>
    <w:rsid w:val="00D57DE5"/>
    <w:rsid w:val="00D6060C"/>
    <w:rsid w:val="00D6301C"/>
    <w:rsid w:val="00D66819"/>
    <w:rsid w:val="00D67681"/>
    <w:rsid w:val="00D721F0"/>
    <w:rsid w:val="00D72BAE"/>
    <w:rsid w:val="00D8111A"/>
    <w:rsid w:val="00D815D5"/>
    <w:rsid w:val="00D81A5E"/>
    <w:rsid w:val="00D858F9"/>
    <w:rsid w:val="00D937B2"/>
    <w:rsid w:val="00D94B3D"/>
    <w:rsid w:val="00DA0FED"/>
    <w:rsid w:val="00DC0CC6"/>
    <w:rsid w:val="00DC5158"/>
    <w:rsid w:val="00DC54C1"/>
    <w:rsid w:val="00DC6BAE"/>
    <w:rsid w:val="00DE0A37"/>
    <w:rsid w:val="00DE1B7E"/>
    <w:rsid w:val="00DE2483"/>
    <w:rsid w:val="00DE66F9"/>
    <w:rsid w:val="00DE77A9"/>
    <w:rsid w:val="00E04C81"/>
    <w:rsid w:val="00E0633B"/>
    <w:rsid w:val="00E12E6C"/>
    <w:rsid w:val="00E139DB"/>
    <w:rsid w:val="00E16263"/>
    <w:rsid w:val="00E27C85"/>
    <w:rsid w:val="00E30317"/>
    <w:rsid w:val="00E30AA3"/>
    <w:rsid w:val="00E3285F"/>
    <w:rsid w:val="00E348AA"/>
    <w:rsid w:val="00E355FC"/>
    <w:rsid w:val="00E40383"/>
    <w:rsid w:val="00E40502"/>
    <w:rsid w:val="00E409C7"/>
    <w:rsid w:val="00E40BF9"/>
    <w:rsid w:val="00E41B8A"/>
    <w:rsid w:val="00E4531E"/>
    <w:rsid w:val="00E510D5"/>
    <w:rsid w:val="00E53906"/>
    <w:rsid w:val="00E548FF"/>
    <w:rsid w:val="00E55F44"/>
    <w:rsid w:val="00E61FBA"/>
    <w:rsid w:val="00E627FD"/>
    <w:rsid w:val="00E62953"/>
    <w:rsid w:val="00E70B4F"/>
    <w:rsid w:val="00E75B16"/>
    <w:rsid w:val="00E76D04"/>
    <w:rsid w:val="00E84A96"/>
    <w:rsid w:val="00E84BA8"/>
    <w:rsid w:val="00E855E5"/>
    <w:rsid w:val="00E87817"/>
    <w:rsid w:val="00E91BFF"/>
    <w:rsid w:val="00E91E96"/>
    <w:rsid w:val="00E9273C"/>
    <w:rsid w:val="00E93248"/>
    <w:rsid w:val="00E9510B"/>
    <w:rsid w:val="00E95EC8"/>
    <w:rsid w:val="00EA1978"/>
    <w:rsid w:val="00EB2E34"/>
    <w:rsid w:val="00EB4A2F"/>
    <w:rsid w:val="00EB60A9"/>
    <w:rsid w:val="00EC3305"/>
    <w:rsid w:val="00EC3463"/>
    <w:rsid w:val="00EC7077"/>
    <w:rsid w:val="00ED185B"/>
    <w:rsid w:val="00ED319B"/>
    <w:rsid w:val="00ED35A3"/>
    <w:rsid w:val="00ED45BA"/>
    <w:rsid w:val="00ED6F20"/>
    <w:rsid w:val="00EE3AD4"/>
    <w:rsid w:val="00EE3F21"/>
    <w:rsid w:val="00EE47CD"/>
    <w:rsid w:val="00EF4104"/>
    <w:rsid w:val="00EF48D7"/>
    <w:rsid w:val="00EF4A85"/>
    <w:rsid w:val="00EF4D52"/>
    <w:rsid w:val="00EF5957"/>
    <w:rsid w:val="00EF7FFA"/>
    <w:rsid w:val="00F01609"/>
    <w:rsid w:val="00F019F3"/>
    <w:rsid w:val="00F056A9"/>
    <w:rsid w:val="00F104A0"/>
    <w:rsid w:val="00F1294A"/>
    <w:rsid w:val="00F13C26"/>
    <w:rsid w:val="00F14C1D"/>
    <w:rsid w:val="00F16143"/>
    <w:rsid w:val="00F17906"/>
    <w:rsid w:val="00F249D2"/>
    <w:rsid w:val="00F24F07"/>
    <w:rsid w:val="00F3149A"/>
    <w:rsid w:val="00F32D6C"/>
    <w:rsid w:val="00F3327B"/>
    <w:rsid w:val="00F33306"/>
    <w:rsid w:val="00F3376F"/>
    <w:rsid w:val="00F35492"/>
    <w:rsid w:val="00F37778"/>
    <w:rsid w:val="00F37CDA"/>
    <w:rsid w:val="00F43D36"/>
    <w:rsid w:val="00F45012"/>
    <w:rsid w:val="00F52042"/>
    <w:rsid w:val="00F54466"/>
    <w:rsid w:val="00F552B7"/>
    <w:rsid w:val="00F55F15"/>
    <w:rsid w:val="00F57FF8"/>
    <w:rsid w:val="00F60D9F"/>
    <w:rsid w:val="00F67B57"/>
    <w:rsid w:val="00F74089"/>
    <w:rsid w:val="00F75DE6"/>
    <w:rsid w:val="00F768B3"/>
    <w:rsid w:val="00F80F33"/>
    <w:rsid w:val="00F81C9B"/>
    <w:rsid w:val="00F831CA"/>
    <w:rsid w:val="00F85D0F"/>
    <w:rsid w:val="00F86130"/>
    <w:rsid w:val="00F87021"/>
    <w:rsid w:val="00F9138F"/>
    <w:rsid w:val="00F934E0"/>
    <w:rsid w:val="00FA7F26"/>
    <w:rsid w:val="00FB261B"/>
    <w:rsid w:val="00FB556F"/>
    <w:rsid w:val="00FB5FAF"/>
    <w:rsid w:val="00FC098C"/>
    <w:rsid w:val="00FC0C34"/>
    <w:rsid w:val="00FC1A6E"/>
    <w:rsid w:val="00FC2143"/>
    <w:rsid w:val="00FD093A"/>
    <w:rsid w:val="00FD6BDB"/>
    <w:rsid w:val="00FE2A67"/>
    <w:rsid w:val="00FE607B"/>
    <w:rsid w:val="00FF2681"/>
    <w:rsid w:val="00FF2CB5"/>
    <w:rsid w:val="00FF785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5FB3BEE0"/>
  <w15:docId w15:val="{C29A42DB-298B-4031-819E-AD07AE98A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Normal;AI4EU Normal"/>
    <w:qFormat/>
    <w:rsid w:val="00DC54C1"/>
    <w:pPr>
      <w:spacing w:before="60" w:after="120"/>
      <w:jc w:val="both"/>
    </w:pPr>
    <w:rPr>
      <w:rFonts w:ascii="Arial" w:hAnsi="Arial" w:cs="Arial"/>
      <w:sz w:val="22"/>
      <w:szCs w:val="24"/>
    </w:rPr>
  </w:style>
  <w:style w:type="paragraph" w:styleId="berschrift1">
    <w:name w:val="heading 1"/>
    <w:basedOn w:val="berschrift2"/>
    <w:next w:val="Standard"/>
    <w:autoRedefine/>
    <w:qFormat/>
    <w:rsid w:val="002D79C5"/>
    <w:pPr>
      <w:outlineLvl w:val="0"/>
    </w:pPr>
  </w:style>
  <w:style w:type="paragraph" w:styleId="berschrift2">
    <w:name w:val="heading 2"/>
    <w:basedOn w:val="AI4EUBullet2"/>
    <w:next w:val="Standard"/>
    <w:qFormat/>
    <w:rsid w:val="002D79C5"/>
    <w:pPr>
      <w:outlineLvl w:val="1"/>
    </w:pPr>
  </w:style>
  <w:style w:type="paragraph" w:styleId="berschrift3">
    <w:name w:val="heading 3"/>
    <w:basedOn w:val="Standard"/>
    <w:next w:val="Standard"/>
    <w:link w:val="berschrift3Zchn"/>
    <w:qFormat/>
    <w:rsid w:val="002D79C5"/>
    <w:pPr>
      <w:keepNext/>
      <w:numPr>
        <w:ilvl w:val="2"/>
        <w:numId w:val="2"/>
      </w:numPr>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rsid w:val="002D79C5"/>
    <w:rPr>
      <w:rFonts w:ascii="Tahoma" w:hAnsi="Tahoma" w:cs="Tahoma"/>
      <w:sz w:val="16"/>
      <w:szCs w:val="16"/>
    </w:rPr>
  </w:style>
  <w:style w:type="paragraph" w:styleId="Kopfzeile">
    <w:name w:val="header"/>
    <w:basedOn w:val="Standard"/>
    <w:link w:val="KopfzeileZchn"/>
    <w:rsid w:val="002D79C5"/>
    <w:pPr>
      <w:tabs>
        <w:tab w:val="center" w:pos="4536"/>
        <w:tab w:val="right" w:pos="9072"/>
      </w:tabs>
    </w:pPr>
  </w:style>
  <w:style w:type="paragraph" w:styleId="Fuzeile">
    <w:name w:val="footer"/>
    <w:basedOn w:val="Standard"/>
    <w:link w:val="FuzeileZchn"/>
    <w:uiPriority w:val="99"/>
    <w:rsid w:val="002D79C5"/>
    <w:pPr>
      <w:tabs>
        <w:tab w:val="center" w:pos="4536"/>
        <w:tab w:val="right" w:pos="9072"/>
      </w:tabs>
    </w:pPr>
  </w:style>
  <w:style w:type="paragraph" w:styleId="Funotentext">
    <w:name w:val="footnote text"/>
    <w:basedOn w:val="Standard"/>
    <w:link w:val="FunotentextZchn"/>
    <w:uiPriority w:val="99"/>
    <w:semiHidden/>
    <w:rsid w:val="002D79C5"/>
    <w:rPr>
      <w:sz w:val="20"/>
      <w:szCs w:val="20"/>
    </w:rPr>
  </w:style>
  <w:style w:type="character" w:styleId="Funotenzeichen">
    <w:name w:val="footnote reference"/>
    <w:basedOn w:val="Absatz-Standardschriftart"/>
    <w:uiPriority w:val="99"/>
    <w:semiHidden/>
    <w:rsid w:val="002D79C5"/>
    <w:rPr>
      <w:rFonts w:ascii="Times New Roman" w:hAnsi="Times New Roman" w:cs="Times New Roman"/>
      <w:vertAlign w:val="superscript"/>
    </w:rPr>
  </w:style>
  <w:style w:type="paragraph" w:styleId="Endnotentext">
    <w:name w:val="endnote text"/>
    <w:basedOn w:val="Standard"/>
    <w:semiHidden/>
    <w:rsid w:val="002D79C5"/>
    <w:rPr>
      <w:sz w:val="20"/>
      <w:szCs w:val="20"/>
    </w:rPr>
  </w:style>
  <w:style w:type="character" w:styleId="Endnotenzeichen">
    <w:name w:val="endnote reference"/>
    <w:basedOn w:val="Absatz-Standardschriftart"/>
    <w:semiHidden/>
    <w:rsid w:val="002D79C5"/>
    <w:rPr>
      <w:rFonts w:ascii="Times New Roman" w:hAnsi="Times New Roman" w:cs="Times New Roman"/>
      <w:vertAlign w:val="superscript"/>
    </w:rPr>
  </w:style>
  <w:style w:type="character" w:styleId="Seitenzahl">
    <w:name w:val="page number"/>
    <w:basedOn w:val="Absatz-Standardschriftart"/>
    <w:semiHidden/>
    <w:rsid w:val="002D79C5"/>
    <w:rPr>
      <w:rFonts w:ascii="Times New Roman" w:hAnsi="Times New Roman" w:cs="Times New Roman"/>
    </w:rPr>
  </w:style>
  <w:style w:type="paragraph" w:customStyle="1" w:styleId="Annex1">
    <w:name w:val="Annex 1"/>
    <w:basedOn w:val="berschrift1"/>
    <w:autoRedefine/>
    <w:rsid w:val="002D79C5"/>
    <w:pPr>
      <w:numPr>
        <w:numId w:val="1"/>
      </w:numPr>
    </w:pPr>
    <w:rPr>
      <w:sz w:val="28"/>
      <w:szCs w:val="20"/>
    </w:rPr>
  </w:style>
  <w:style w:type="paragraph" w:styleId="Verzeichnis1">
    <w:name w:val="toc 1"/>
    <w:basedOn w:val="Standard"/>
    <w:next w:val="Standard"/>
    <w:autoRedefine/>
    <w:uiPriority w:val="39"/>
    <w:rsid w:val="002D79C5"/>
    <w:rPr>
      <w:b/>
    </w:rPr>
  </w:style>
  <w:style w:type="character" w:styleId="Hyperlink">
    <w:name w:val="Hyperlink"/>
    <w:basedOn w:val="Absatz-Standardschriftart"/>
    <w:uiPriority w:val="99"/>
    <w:rsid w:val="002D79C5"/>
    <w:rPr>
      <w:rFonts w:ascii="Times New Roman" w:hAnsi="Times New Roman" w:cs="Times New Roman"/>
      <w:color w:val="0000FF"/>
      <w:u w:val="single"/>
    </w:rPr>
  </w:style>
  <w:style w:type="paragraph" w:styleId="Verzeichnis2">
    <w:name w:val="toc 2"/>
    <w:basedOn w:val="Standard"/>
    <w:next w:val="Standard"/>
    <w:autoRedefine/>
    <w:uiPriority w:val="39"/>
    <w:rsid w:val="002D79C5"/>
    <w:pPr>
      <w:ind w:left="220"/>
    </w:pPr>
  </w:style>
  <w:style w:type="paragraph" w:customStyle="1" w:styleId="NeuroCareHeader3">
    <w:name w:val="NeuroCare Header3"/>
    <w:basedOn w:val="Standard"/>
    <w:rsid w:val="00702948"/>
    <w:pPr>
      <w:keepNext/>
      <w:spacing w:before="240"/>
    </w:pPr>
    <w:rPr>
      <w:b/>
      <w:i/>
      <w:sz w:val="24"/>
      <w:u w:val="single"/>
      <w:lang w:val="en-GB"/>
    </w:rPr>
  </w:style>
  <w:style w:type="paragraph" w:customStyle="1" w:styleId="NeuroCareHeader">
    <w:name w:val="NeuroCare Header"/>
    <w:basedOn w:val="Standard"/>
    <w:rsid w:val="00702948"/>
    <w:pPr>
      <w:spacing w:before="240" w:after="240"/>
      <w:jc w:val="center"/>
    </w:pPr>
    <w:rPr>
      <w:b/>
      <w:color w:val="1F497D" w:themeColor="text2"/>
      <w:sz w:val="32"/>
      <w:szCs w:val="32"/>
      <w:lang w:val="en-US"/>
    </w:rPr>
  </w:style>
  <w:style w:type="paragraph" w:customStyle="1" w:styleId="AI4EUBullet1">
    <w:name w:val="AI4EU Bullet 1"/>
    <w:basedOn w:val="Standard"/>
    <w:qFormat/>
    <w:rsid w:val="008E0555"/>
    <w:pPr>
      <w:widowControl w:val="0"/>
      <w:numPr>
        <w:numId w:val="3"/>
      </w:numPr>
      <w:autoSpaceDE w:val="0"/>
      <w:autoSpaceDN w:val="0"/>
      <w:adjustRightInd w:val="0"/>
      <w:spacing w:before="0" w:after="0"/>
    </w:pPr>
    <w:rPr>
      <w:lang w:val="en-US"/>
    </w:rPr>
  </w:style>
  <w:style w:type="table" w:styleId="Tabellenraster">
    <w:name w:val="Table Grid"/>
    <w:basedOn w:val="NormaleTabelle"/>
    <w:uiPriority w:val="59"/>
    <w:rsid w:val="00897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I4EUBullet2">
    <w:name w:val="AI4EU Bullet 2"/>
    <w:basedOn w:val="AI4EUBullet1"/>
    <w:qFormat/>
    <w:rsid w:val="008E0555"/>
    <w:pPr>
      <w:numPr>
        <w:numId w:val="4"/>
      </w:numPr>
    </w:pPr>
  </w:style>
  <w:style w:type="character" w:styleId="BesuchterLink">
    <w:name w:val="FollowedHyperlink"/>
    <w:basedOn w:val="Absatz-Standardschriftart"/>
    <w:semiHidden/>
    <w:rsid w:val="002D79C5"/>
    <w:rPr>
      <w:rFonts w:ascii="Times New Roman" w:hAnsi="Times New Roman" w:cs="Times New Roman"/>
      <w:color w:val="800080"/>
      <w:u w:val="single"/>
    </w:rPr>
  </w:style>
  <w:style w:type="paragraph" w:styleId="Beschriftung">
    <w:name w:val="caption"/>
    <w:aliases w:val="Caption;BrainCom Caption,Capture,Centered,Labelling,TF,legend1,Caption Char Char Char1,Caption Char Char Char Char Char Char Char1,Caption Char Char Char Char Char Char Char Char Char Char Char Char1,Caption21,Caption Char Char Char21"/>
    <w:basedOn w:val="Standard"/>
    <w:next w:val="Standard"/>
    <w:link w:val="BeschriftungZchn"/>
    <w:uiPriority w:val="35"/>
    <w:qFormat/>
    <w:rsid w:val="002D79C5"/>
    <w:pPr>
      <w:spacing w:before="0" w:after="60"/>
      <w:jc w:val="center"/>
    </w:pPr>
    <w:rPr>
      <w:rFonts w:ascii="Times New Roman" w:hAnsi="Times New Roman" w:cs="Times New Roman"/>
      <w:b/>
      <w:bCs/>
      <w:sz w:val="20"/>
      <w:szCs w:val="20"/>
      <w:lang w:val="en-GB"/>
    </w:rPr>
  </w:style>
  <w:style w:type="paragraph" w:styleId="StandardWeb">
    <w:name w:val="Normal (Web)"/>
    <w:basedOn w:val="Standard"/>
    <w:uiPriority w:val="99"/>
    <w:semiHidden/>
    <w:rsid w:val="002D79C5"/>
    <w:pPr>
      <w:spacing w:before="100" w:beforeAutospacing="1" w:after="100" w:afterAutospacing="1"/>
      <w:jc w:val="left"/>
    </w:pPr>
    <w:rPr>
      <w:rFonts w:ascii="Times New Roman" w:hAnsi="Times New Roman" w:cs="Times New Roman"/>
      <w:sz w:val="24"/>
    </w:rPr>
  </w:style>
  <w:style w:type="paragraph" w:styleId="Inhaltsverzeichnisberschrift">
    <w:name w:val="TOC Heading"/>
    <w:basedOn w:val="berschrift1"/>
    <w:next w:val="Standard"/>
    <w:uiPriority w:val="39"/>
    <w:qFormat/>
    <w:rsid w:val="002D79C5"/>
    <w:pPr>
      <w:keepNext/>
      <w:keepLines/>
      <w:widowControl/>
      <w:numPr>
        <w:numId w:val="0"/>
      </w:numPr>
      <w:autoSpaceDE/>
      <w:autoSpaceDN/>
      <w:adjustRightInd/>
      <w:spacing w:before="480" w:line="276" w:lineRule="auto"/>
      <w:jc w:val="left"/>
      <w:outlineLvl w:val="9"/>
    </w:pPr>
    <w:rPr>
      <w:rFonts w:ascii="Cambria" w:hAnsi="Cambria" w:cs="Times New Roman"/>
      <w:b/>
      <w:bCs/>
      <w:color w:val="365F91"/>
      <w:sz w:val="28"/>
      <w:szCs w:val="28"/>
      <w:lang w:eastAsia="en-US"/>
    </w:rPr>
  </w:style>
  <w:style w:type="paragraph" w:styleId="Verzeichnis3">
    <w:name w:val="toc 3"/>
    <w:basedOn w:val="Standard"/>
    <w:next w:val="Standard"/>
    <w:autoRedefine/>
    <w:uiPriority w:val="39"/>
    <w:rsid w:val="002D79C5"/>
    <w:pPr>
      <w:spacing w:before="0" w:after="100" w:line="276" w:lineRule="auto"/>
      <w:ind w:left="440"/>
      <w:jc w:val="left"/>
    </w:pPr>
    <w:rPr>
      <w:rFonts w:ascii="Calibri" w:hAnsi="Calibri" w:cs="Times New Roman"/>
      <w:szCs w:val="22"/>
      <w:lang w:val="en-US" w:eastAsia="en-US"/>
    </w:rPr>
  </w:style>
  <w:style w:type="paragraph" w:styleId="Listenabsatz">
    <w:name w:val="List Paragraph"/>
    <w:basedOn w:val="Standard"/>
    <w:uiPriority w:val="34"/>
    <w:qFormat/>
    <w:rsid w:val="002D79C5"/>
    <w:pPr>
      <w:ind w:left="720"/>
    </w:pPr>
  </w:style>
  <w:style w:type="paragraph" w:customStyle="1" w:styleId="Bullet1">
    <w:name w:val="Bullet1"/>
    <w:basedOn w:val="Standard"/>
    <w:rsid w:val="002D79C5"/>
    <w:pPr>
      <w:numPr>
        <w:numId w:val="6"/>
      </w:numPr>
      <w:spacing w:before="0" w:after="30"/>
    </w:pPr>
    <w:rPr>
      <w:rFonts w:ascii="Times New Roman" w:hAnsi="Times New Roman" w:cs="Times New Roman"/>
      <w:sz w:val="24"/>
      <w:lang w:val="en-GB"/>
    </w:rPr>
  </w:style>
  <w:style w:type="paragraph" w:customStyle="1" w:styleId="AI4EUHeader1">
    <w:name w:val="AI4EU Header1"/>
    <w:basedOn w:val="Listenabsatz"/>
    <w:next w:val="Standard"/>
    <w:qFormat/>
    <w:rsid w:val="004011D1"/>
    <w:pPr>
      <w:keepNext/>
      <w:numPr>
        <w:numId w:val="7"/>
      </w:numPr>
      <w:pBdr>
        <w:bottom w:val="single" w:sz="4" w:space="1" w:color="1F497D" w:themeColor="text2"/>
      </w:pBdr>
      <w:spacing w:before="360" w:after="240"/>
    </w:pPr>
    <w:rPr>
      <w:b/>
      <w:color w:val="1F497D" w:themeColor="text2"/>
      <w:sz w:val="28"/>
      <w:szCs w:val="28"/>
    </w:rPr>
  </w:style>
  <w:style w:type="paragraph" w:customStyle="1" w:styleId="NeuroCareHeader2">
    <w:name w:val="NeuroCare Header2"/>
    <w:basedOn w:val="Listenabsatz"/>
    <w:next w:val="Standard"/>
    <w:rsid w:val="00E355FC"/>
    <w:pPr>
      <w:numPr>
        <w:ilvl w:val="1"/>
        <w:numId w:val="7"/>
      </w:numPr>
      <w:spacing w:before="240" w:after="160"/>
    </w:pPr>
    <w:rPr>
      <w:b/>
      <w:i/>
      <w:color w:val="1F497D" w:themeColor="text2"/>
      <w:sz w:val="28"/>
      <w:u w:val="single"/>
      <w:lang w:val="en-US"/>
    </w:rPr>
  </w:style>
  <w:style w:type="paragraph" w:styleId="berarbeitung">
    <w:name w:val="Revision"/>
    <w:hidden/>
    <w:rsid w:val="002D79C5"/>
    <w:rPr>
      <w:rFonts w:ascii="Arial" w:hAnsi="Arial" w:cs="Arial"/>
      <w:sz w:val="22"/>
      <w:szCs w:val="24"/>
    </w:rPr>
  </w:style>
  <w:style w:type="character" w:styleId="Kommentarzeichen">
    <w:name w:val="annotation reference"/>
    <w:basedOn w:val="Absatz-Standardschriftart"/>
    <w:rsid w:val="002D79C5"/>
    <w:rPr>
      <w:rFonts w:ascii="Times New Roman" w:hAnsi="Times New Roman" w:cs="Times New Roman"/>
      <w:sz w:val="16"/>
      <w:szCs w:val="16"/>
    </w:rPr>
  </w:style>
  <w:style w:type="paragraph" w:styleId="Kommentartext">
    <w:name w:val="annotation text"/>
    <w:basedOn w:val="Standard"/>
    <w:link w:val="KommentartextZchn"/>
    <w:uiPriority w:val="99"/>
    <w:rsid w:val="002D79C5"/>
    <w:rPr>
      <w:sz w:val="20"/>
      <w:szCs w:val="20"/>
    </w:rPr>
  </w:style>
  <w:style w:type="character" w:customStyle="1" w:styleId="CommentTextChar">
    <w:name w:val="Comment Text Char"/>
    <w:basedOn w:val="Absatz-Standardschriftart"/>
    <w:rsid w:val="002D79C5"/>
    <w:rPr>
      <w:rFonts w:ascii="Arial" w:hAnsi="Arial" w:cs="Arial"/>
    </w:rPr>
  </w:style>
  <w:style w:type="paragraph" w:customStyle="1" w:styleId="CommentSubject1">
    <w:name w:val="Comment Subject1"/>
    <w:basedOn w:val="Kommentartext"/>
    <w:next w:val="Kommentartext"/>
    <w:rsid w:val="002D79C5"/>
    <w:rPr>
      <w:b/>
      <w:bCs/>
    </w:rPr>
  </w:style>
  <w:style w:type="character" w:customStyle="1" w:styleId="CommentSubjectChar">
    <w:name w:val="Comment Subject Char"/>
    <w:basedOn w:val="CommentTextChar"/>
    <w:rsid w:val="002D79C5"/>
    <w:rPr>
      <w:rFonts w:ascii="Arial" w:hAnsi="Arial" w:cs="Arial"/>
      <w:b/>
      <w:bCs/>
    </w:rPr>
  </w:style>
  <w:style w:type="paragraph" w:styleId="Kommentarthema">
    <w:name w:val="annotation subject"/>
    <w:basedOn w:val="Kommentartext"/>
    <w:next w:val="Kommentartext"/>
    <w:link w:val="KommentarthemaZchn"/>
    <w:uiPriority w:val="99"/>
    <w:semiHidden/>
    <w:unhideWhenUsed/>
    <w:rsid w:val="00C07641"/>
    <w:rPr>
      <w:b/>
      <w:bCs/>
    </w:rPr>
  </w:style>
  <w:style w:type="character" w:customStyle="1" w:styleId="KommentartextZchn">
    <w:name w:val="Kommentartext Zchn"/>
    <w:basedOn w:val="Absatz-Standardschriftart"/>
    <w:link w:val="Kommentartext"/>
    <w:uiPriority w:val="99"/>
    <w:rsid w:val="00C07641"/>
    <w:rPr>
      <w:rFonts w:ascii="Arial" w:hAnsi="Arial" w:cs="Arial"/>
    </w:rPr>
  </w:style>
  <w:style w:type="character" w:customStyle="1" w:styleId="KommentarthemaZchn">
    <w:name w:val="Kommentarthema Zchn"/>
    <w:basedOn w:val="KommentartextZchn"/>
    <w:link w:val="Kommentarthema"/>
    <w:rsid w:val="00C07641"/>
    <w:rPr>
      <w:rFonts w:ascii="Arial" w:hAnsi="Arial" w:cs="Arial"/>
    </w:rPr>
  </w:style>
  <w:style w:type="paragraph" w:customStyle="1" w:styleId="Default">
    <w:name w:val="Default"/>
    <w:rsid w:val="003E3601"/>
    <w:pPr>
      <w:autoSpaceDE w:val="0"/>
      <w:autoSpaceDN w:val="0"/>
      <w:adjustRightInd w:val="0"/>
    </w:pPr>
    <w:rPr>
      <w:rFonts w:ascii="Arial" w:hAnsi="Arial" w:cs="Arial"/>
      <w:color w:val="000000"/>
      <w:sz w:val="24"/>
      <w:szCs w:val="24"/>
    </w:rPr>
  </w:style>
  <w:style w:type="character" w:customStyle="1" w:styleId="FuzeileZchn">
    <w:name w:val="Fußzeile Zchn"/>
    <w:basedOn w:val="Absatz-Standardschriftart"/>
    <w:link w:val="Fuzeile"/>
    <w:uiPriority w:val="99"/>
    <w:rsid w:val="004344F8"/>
    <w:rPr>
      <w:rFonts w:ascii="Arial" w:hAnsi="Arial" w:cs="Arial"/>
      <w:sz w:val="22"/>
      <w:szCs w:val="24"/>
    </w:rPr>
  </w:style>
  <w:style w:type="paragraph" w:customStyle="1" w:styleId="AI4EUHeader">
    <w:name w:val="AI4EU Header"/>
    <w:basedOn w:val="Standard"/>
    <w:qFormat/>
    <w:rsid w:val="00E510D5"/>
    <w:pPr>
      <w:spacing w:before="240" w:after="240"/>
      <w:jc w:val="center"/>
    </w:pPr>
    <w:rPr>
      <w:b/>
      <w:color w:val="1F497D" w:themeColor="text2"/>
      <w:sz w:val="32"/>
      <w:szCs w:val="32"/>
      <w:lang w:val="en-US"/>
    </w:rPr>
  </w:style>
  <w:style w:type="character" w:customStyle="1" w:styleId="KopfzeileZchn">
    <w:name w:val="Kopfzeile Zchn"/>
    <w:basedOn w:val="Absatz-Standardschriftart"/>
    <w:link w:val="Kopfzeile"/>
    <w:uiPriority w:val="99"/>
    <w:rsid w:val="00E510D5"/>
    <w:rPr>
      <w:rFonts w:ascii="Arial" w:hAnsi="Arial" w:cs="Arial"/>
      <w:sz w:val="22"/>
      <w:szCs w:val="24"/>
    </w:rPr>
  </w:style>
  <w:style w:type="paragraph" w:customStyle="1" w:styleId="AI4EUHeader3">
    <w:name w:val="AI4EU Header3"/>
    <w:basedOn w:val="Standard"/>
    <w:next w:val="Standard"/>
    <w:qFormat/>
    <w:rsid w:val="00E510D5"/>
    <w:pPr>
      <w:keepNext/>
      <w:spacing w:before="240"/>
    </w:pPr>
    <w:rPr>
      <w:b/>
      <w:i/>
      <w:sz w:val="24"/>
      <w:u w:val="single"/>
      <w:lang w:val="en-GB"/>
    </w:rPr>
  </w:style>
  <w:style w:type="paragraph" w:customStyle="1" w:styleId="EUtable">
    <w:name w:val="EU table"/>
    <w:basedOn w:val="Standard"/>
    <w:link w:val="EUtableCar"/>
    <w:qFormat/>
    <w:rsid w:val="007A2D7B"/>
    <w:pPr>
      <w:spacing w:before="0" w:after="0"/>
    </w:pPr>
    <w:rPr>
      <w:rFonts w:ascii="Times New Roman" w:hAnsi="Times New Roman" w:cs="Times New Roman"/>
      <w:sz w:val="21"/>
      <w:szCs w:val="21"/>
      <w:lang w:val="en-GB" w:eastAsia="en-GB"/>
    </w:rPr>
  </w:style>
  <w:style w:type="character" w:customStyle="1" w:styleId="EUtableCar">
    <w:name w:val="EU table Car"/>
    <w:basedOn w:val="Absatz-Standardschriftart"/>
    <w:link w:val="EUtable"/>
    <w:rsid w:val="007A2D7B"/>
    <w:rPr>
      <w:sz w:val="21"/>
      <w:szCs w:val="21"/>
      <w:lang w:val="en-GB" w:eastAsia="en-GB"/>
    </w:rPr>
  </w:style>
  <w:style w:type="character" w:customStyle="1" w:styleId="UnresolvedMention">
    <w:name w:val="Unresolved Mention"/>
    <w:basedOn w:val="Absatz-Standardschriftart"/>
    <w:uiPriority w:val="99"/>
    <w:semiHidden/>
    <w:unhideWhenUsed/>
    <w:rsid w:val="003E08CF"/>
    <w:rPr>
      <w:color w:val="605E5C"/>
      <w:shd w:val="clear" w:color="auto" w:fill="E1DFDD"/>
    </w:rPr>
  </w:style>
  <w:style w:type="character" w:customStyle="1" w:styleId="BeschriftungZchn">
    <w:name w:val="Beschriftung Zchn"/>
    <w:aliases w:val="Caption;BrainCom Caption Zchn,Capture Zchn,Centered Zchn,Labelling Zchn,TF Zchn,legend1 Zchn,Caption Char Char Char1 Zchn,Caption Char Char Char Char Char Char Char1 Zchn,Caption21 Zchn,Caption Char Char Char21 Zchn"/>
    <w:basedOn w:val="Absatz-Standardschriftart"/>
    <w:link w:val="Beschriftung"/>
    <w:uiPriority w:val="35"/>
    <w:locked/>
    <w:rsid w:val="00600DCA"/>
    <w:rPr>
      <w:b/>
      <w:bCs/>
      <w:lang w:val="en-GB"/>
    </w:rPr>
  </w:style>
  <w:style w:type="character" w:customStyle="1" w:styleId="berschrift3Zchn">
    <w:name w:val="Überschrift 3 Zchn"/>
    <w:basedOn w:val="Absatz-Standardschriftart"/>
    <w:link w:val="berschrift3"/>
    <w:rsid w:val="002A6154"/>
    <w:rPr>
      <w:rFonts w:ascii="Arial" w:hAnsi="Arial" w:cs="Arial"/>
      <w:b/>
      <w:bCs/>
      <w:sz w:val="26"/>
      <w:szCs w:val="26"/>
    </w:rPr>
  </w:style>
  <w:style w:type="table" w:customStyle="1" w:styleId="TableGridLight1">
    <w:name w:val="Table Grid Light1"/>
    <w:basedOn w:val="NormaleTabelle"/>
    <w:uiPriority w:val="40"/>
    <w:rsid w:val="00681025"/>
    <w:rPr>
      <w:rFonts w:ascii="Calibri" w:eastAsia="Calibri" w:hAnsi="Calibri"/>
      <w:sz w:val="22"/>
      <w:szCs w:val="22"/>
      <w:lang w:val="it-IT"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laelenco3-colore31">
    <w:name w:val="Tabella elenco 3 - colore 31"/>
    <w:basedOn w:val="NormaleTabelle"/>
    <w:uiPriority w:val="48"/>
    <w:rsid w:val="00681025"/>
    <w:rPr>
      <w:rFonts w:ascii="Calibri" w:eastAsia="Calibri" w:hAnsi="Calibri"/>
      <w:sz w:val="22"/>
      <w:szCs w:val="22"/>
      <w:lang w:val="it-IT"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TableGridLight11">
    <w:name w:val="Table Grid Light11"/>
    <w:basedOn w:val="NormaleTabelle"/>
    <w:uiPriority w:val="40"/>
    <w:rsid w:val="000D09AC"/>
    <w:rPr>
      <w:rFonts w:ascii="Calibri" w:eastAsia="Calibri" w:hAnsi="Calibri"/>
      <w:sz w:val="22"/>
      <w:szCs w:val="22"/>
      <w:lang w:val="it-IT"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Listentabelle3Akzent31">
    <w:name w:val="Listentabelle 3 – Akzent 31"/>
    <w:basedOn w:val="NormaleTabelle"/>
    <w:uiPriority w:val="48"/>
    <w:rsid w:val="000D09AC"/>
    <w:rPr>
      <w:rFonts w:ascii="Calibri" w:eastAsia="Calibri" w:hAnsi="Calibri"/>
      <w:sz w:val="22"/>
      <w:szCs w:val="22"/>
      <w:lang w:val="it-IT"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Tabellaelenco3-colore311">
    <w:name w:val="Tabella elenco 3 - colore 311"/>
    <w:basedOn w:val="NormaleTabelle"/>
    <w:uiPriority w:val="48"/>
    <w:rsid w:val="00C146FE"/>
    <w:rPr>
      <w:rFonts w:ascii="Calibri" w:eastAsia="Calibri" w:hAnsi="Calibri"/>
      <w:sz w:val="22"/>
      <w:szCs w:val="22"/>
      <w:lang w:val="it-IT" w:eastAsia="en-US"/>
    </w:rPr>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TableNormal1">
    <w:name w:val="Table Normal1"/>
    <w:rsid w:val="00C146FE"/>
    <w:pPr>
      <w:pBdr>
        <w:top w:val="nil"/>
        <w:left w:val="nil"/>
        <w:bottom w:val="nil"/>
        <w:right w:val="nil"/>
        <w:between w:val="nil"/>
        <w:bar w:val="nil"/>
      </w:pBdr>
    </w:pPr>
    <w:rPr>
      <w:bdr w:val="nil"/>
      <w:lang w:val="es-ES" w:eastAsia="es-ES"/>
    </w:rPr>
    <w:tblPr>
      <w:tblInd w:w="0" w:type="dxa"/>
      <w:tblCellMar>
        <w:top w:w="0" w:type="dxa"/>
        <w:left w:w="0" w:type="dxa"/>
        <w:bottom w:w="0" w:type="dxa"/>
        <w:right w:w="0" w:type="dxa"/>
      </w:tblCellMar>
    </w:tblPr>
  </w:style>
  <w:style w:type="paragraph" w:customStyle="1" w:styleId="Normale1">
    <w:name w:val="Normale1"/>
    <w:aliases w:val="AI4EU Normal"/>
    <w:basedOn w:val="Standard"/>
    <w:rsid w:val="001F6553"/>
    <w:rPr>
      <w:lang w:val="en-US"/>
    </w:rPr>
  </w:style>
  <w:style w:type="character" w:customStyle="1" w:styleId="apple-style-span">
    <w:name w:val="apple-style-span"/>
    <w:basedOn w:val="Absatz-Standardschriftart"/>
    <w:rsid w:val="00972C9B"/>
  </w:style>
  <w:style w:type="character" w:customStyle="1" w:styleId="apple-converted-space">
    <w:name w:val="apple-converted-space"/>
    <w:basedOn w:val="Absatz-Standardschriftart"/>
    <w:rsid w:val="00972C9B"/>
  </w:style>
  <w:style w:type="character" w:customStyle="1" w:styleId="FunotentextZchn">
    <w:name w:val="Fußnotentext Zchn"/>
    <w:basedOn w:val="Absatz-Standardschriftart"/>
    <w:link w:val="Funotentext"/>
    <w:uiPriority w:val="99"/>
    <w:semiHidden/>
    <w:rsid w:val="009B52AD"/>
    <w:rPr>
      <w:rFonts w:ascii="Arial" w:hAnsi="Arial" w:cs="Arial"/>
    </w:rPr>
  </w:style>
  <w:style w:type="character" w:styleId="Platzhaltertext">
    <w:name w:val="Placeholder Text"/>
    <w:basedOn w:val="Absatz-Standardschriftart"/>
    <w:uiPriority w:val="99"/>
    <w:semiHidden/>
    <w:rsid w:val="00CB7057"/>
    <w:rPr>
      <w:color w:val="808080"/>
    </w:rPr>
  </w:style>
  <w:style w:type="paragraph" w:customStyle="1" w:styleId="Body">
    <w:name w:val="Body"/>
    <w:basedOn w:val="Standard"/>
    <w:link w:val="BodyChar"/>
    <w:qFormat/>
    <w:rsid w:val="00121AB7"/>
    <w:pPr>
      <w:spacing w:before="0" w:after="240"/>
      <w:jc w:val="left"/>
    </w:pPr>
    <w:rPr>
      <w:rFonts w:ascii="Verdana" w:hAnsi="Verdana" w:cs="Times New Roman"/>
      <w:sz w:val="18"/>
      <w:szCs w:val="20"/>
      <w:lang w:eastAsia="en-US"/>
    </w:rPr>
  </w:style>
  <w:style w:type="character" w:customStyle="1" w:styleId="BodyChar">
    <w:name w:val="Body Char"/>
    <w:link w:val="Body"/>
    <w:rsid w:val="00121AB7"/>
    <w:rPr>
      <w:rFonts w:ascii="Verdana" w:hAnsi="Verdana"/>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36429">
      <w:bodyDiv w:val="1"/>
      <w:marLeft w:val="0"/>
      <w:marRight w:val="0"/>
      <w:marTop w:val="0"/>
      <w:marBottom w:val="0"/>
      <w:divBdr>
        <w:top w:val="none" w:sz="0" w:space="0" w:color="auto"/>
        <w:left w:val="none" w:sz="0" w:space="0" w:color="auto"/>
        <w:bottom w:val="none" w:sz="0" w:space="0" w:color="auto"/>
        <w:right w:val="none" w:sz="0" w:space="0" w:color="auto"/>
      </w:divBdr>
    </w:div>
    <w:div w:id="189075544">
      <w:bodyDiv w:val="1"/>
      <w:marLeft w:val="0"/>
      <w:marRight w:val="0"/>
      <w:marTop w:val="0"/>
      <w:marBottom w:val="0"/>
      <w:divBdr>
        <w:top w:val="none" w:sz="0" w:space="0" w:color="auto"/>
        <w:left w:val="none" w:sz="0" w:space="0" w:color="auto"/>
        <w:bottom w:val="none" w:sz="0" w:space="0" w:color="auto"/>
        <w:right w:val="none" w:sz="0" w:space="0" w:color="auto"/>
      </w:divBdr>
    </w:div>
    <w:div w:id="234050962">
      <w:bodyDiv w:val="1"/>
      <w:marLeft w:val="0"/>
      <w:marRight w:val="0"/>
      <w:marTop w:val="0"/>
      <w:marBottom w:val="0"/>
      <w:divBdr>
        <w:top w:val="none" w:sz="0" w:space="0" w:color="auto"/>
        <w:left w:val="none" w:sz="0" w:space="0" w:color="auto"/>
        <w:bottom w:val="none" w:sz="0" w:space="0" w:color="auto"/>
        <w:right w:val="none" w:sz="0" w:space="0" w:color="auto"/>
      </w:divBdr>
    </w:div>
    <w:div w:id="310448616">
      <w:bodyDiv w:val="1"/>
      <w:marLeft w:val="0"/>
      <w:marRight w:val="0"/>
      <w:marTop w:val="0"/>
      <w:marBottom w:val="0"/>
      <w:divBdr>
        <w:top w:val="none" w:sz="0" w:space="0" w:color="auto"/>
        <w:left w:val="none" w:sz="0" w:space="0" w:color="auto"/>
        <w:bottom w:val="none" w:sz="0" w:space="0" w:color="auto"/>
        <w:right w:val="none" w:sz="0" w:space="0" w:color="auto"/>
      </w:divBdr>
    </w:div>
    <w:div w:id="317927133">
      <w:bodyDiv w:val="1"/>
      <w:marLeft w:val="0"/>
      <w:marRight w:val="0"/>
      <w:marTop w:val="0"/>
      <w:marBottom w:val="0"/>
      <w:divBdr>
        <w:top w:val="none" w:sz="0" w:space="0" w:color="auto"/>
        <w:left w:val="none" w:sz="0" w:space="0" w:color="auto"/>
        <w:bottom w:val="none" w:sz="0" w:space="0" w:color="auto"/>
        <w:right w:val="none" w:sz="0" w:space="0" w:color="auto"/>
      </w:divBdr>
      <w:divsChild>
        <w:div w:id="1329674074">
          <w:marLeft w:val="0"/>
          <w:marRight w:val="46"/>
          <w:marTop w:val="35"/>
          <w:marBottom w:val="12"/>
          <w:divBdr>
            <w:top w:val="none" w:sz="0" w:space="0" w:color="auto"/>
            <w:left w:val="none" w:sz="0" w:space="0" w:color="auto"/>
            <w:bottom w:val="none" w:sz="0" w:space="0" w:color="auto"/>
            <w:right w:val="none" w:sz="0" w:space="0" w:color="auto"/>
          </w:divBdr>
        </w:div>
      </w:divsChild>
    </w:div>
    <w:div w:id="381632707">
      <w:bodyDiv w:val="1"/>
      <w:marLeft w:val="0"/>
      <w:marRight w:val="0"/>
      <w:marTop w:val="0"/>
      <w:marBottom w:val="0"/>
      <w:divBdr>
        <w:top w:val="none" w:sz="0" w:space="0" w:color="auto"/>
        <w:left w:val="none" w:sz="0" w:space="0" w:color="auto"/>
        <w:bottom w:val="none" w:sz="0" w:space="0" w:color="auto"/>
        <w:right w:val="none" w:sz="0" w:space="0" w:color="auto"/>
      </w:divBdr>
    </w:div>
    <w:div w:id="546063110">
      <w:bodyDiv w:val="1"/>
      <w:marLeft w:val="0"/>
      <w:marRight w:val="0"/>
      <w:marTop w:val="0"/>
      <w:marBottom w:val="0"/>
      <w:divBdr>
        <w:top w:val="none" w:sz="0" w:space="0" w:color="auto"/>
        <w:left w:val="none" w:sz="0" w:space="0" w:color="auto"/>
        <w:bottom w:val="none" w:sz="0" w:space="0" w:color="auto"/>
        <w:right w:val="none" w:sz="0" w:space="0" w:color="auto"/>
      </w:divBdr>
    </w:div>
    <w:div w:id="551430641">
      <w:bodyDiv w:val="1"/>
      <w:marLeft w:val="0"/>
      <w:marRight w:val="0"/>
      <w:marTop w:val="0"/>
      <w:marBottom w:val="0"/>
      <w:divBdr>
        <w:top w:val="none" w:sz="0" w:space="0" w:color="auto"/>
        <w:left w:val="none" w:sz="0" w:space="0" w:color="auto"/>
        <w:bottom w:val="none" w:sz="0" w:space="0" w:color="auto"/>
        <w:right w:val="none" w:sz="0" w:space="0" w:color="auto"/>
      </w:divBdr>
    </w:div>
    <w:div w:id="650016703">
      <w:bodyDiv w:val="1"/>
      <w:marLeft w:val="0"/>
      <w:marRight w:val="0"/>
      <w:marTop w:val="0"/>
      <w:marBottom w:val="0"/>
      <w:divBdr>
        <w:top w:val="none" w:sz="0" w:space="0" w:color="auto"/>
        <w:left w:val="none" w:sz="0" w:space="0" w:color="auto"/>
        <w:bottom w:val="none" w:sz="0" w:space="0" w:color="auto"/>
        <w:right w:val="none" w:sz="0" w:space="0" w:color="auto"/>
      </w:divBdr>
    </w:div>
    <w:div w:id="856970809">
      <w:bodyDiv w:val="1"/>
      <w:marLeft w:val="0"/>
      <w:marRight w:val="0"/>
      <w:marTop w:val="0"/>
      <w:marBottom w:val="0"/>
      <w:divBdr>
        <w:top w:val="none" w:sz="0" w:space="0" w:color="auto"/>
        <w:left w:val="none" w:sz="0" w:space="0" w:color="auto"/>
        <w:bottom w:val="none" w:sz="0" w:space="0" w:color="auto"/>
        <w:right w:val="none" w:sz="0" w:space="0" w:color="auto"/>
      </w:divBdr>
    </w:div>
    <w:div w:id="1191256993">
      <w:bodyDiv w:val="1"/>
      <w:marLeft w:val="0"/>
      <w:marRight w:val="0"/>
      <w:marTop w:val="0"/>
      <w:marBottom w:val="0"/>
      <w:divBdr>
        <w:top w:val="none" w:sz="0" w:space="0" w:color="auto"/>
        <w:left w:val="none" w:sz="0" w:space="0" w:color="auto"/>
        <w:bottom w:val="none" w:sz="0" w:space="0" w:color="auto"/>
        <w:right w:val="none" w:sz="0" w:space="0" w:color="auto"/>
      </w:divBdr>
    </w:div>
    <w:div w:id="1324700499">
      <w:bodyDiv w:val="1"/>
      <w:marLeft w:val="0"/>
      <w:marRight w:val="0"/>
      <w:marTop w:val="0"/>
      <w:marBottom w:val="0"/>
      <w:divBdr>
        <w:top w:val="none" w:sz="0" w:space="0" w:color="auto"/>
        <w:left w:val="none" w:sz="0" w:space="0" w:color="auto"/>
        <w:bottom w:val="none" w:sz="0" w:space="0" w:color="auto"/>
        <w:right w:val="none" w:sz="0" w:space="0" w:color="auto"/>
      </w:divBdr>
    </w:div>
    <w:div w:id="1373919366">
      <w:bodyDiv w:val="1"/>
      <w:marLeft w:val="0"/>
      <w:marRight w:val="0"/>
      <w:marTop w:val="0"/>
      <w:marBottom w:val="0"/>
      <w:divBdr>
        <w:top w:val="none" w:sz="0" w:space="0" w:color="auto"/>
        <w:left w:val="none" w:sz="0" w:space="0" w:color="auto"/>
        <w:bottom w:val="none" w:sz="0" w:space="0" w:color="auto"/>
        <w:right w:val="none" w:sz="0" w:space="0" w:color="auto"/>
      </w:divBdr>
    </w:div>
    <w:div w:id="1640724471">
      <w:bodyDiv w:val="1"/>
      <w:marLeft w:val="0"/>
      <w:marRight w:val="0"/>
      <w:marTop w:val="0"/>
      <w:marBottom w:val="0"/>
      <w:divBdr>
        <w:top w:val="none" w:sz="0" w:space="0" w:color="auto"/>
        <w:left w:val="none" w:sz="0" w:space="0" w:color="auto"/>
        <w:bottom w:val="none" w:sz="0" w:space="0" w:color="auto"/>
        <w:right w:val="none" w:sz="0" w:space="0" w:color="auto"/>
      </w:divBdr>
    </w:div>
    <w:div w:id="1783184302">
      <w:bodyDiv w:val="1"/>
      <w:marLeft w:val="0"/>
      <w:marRight w:val="0"/>
      <w:marTop w:val="0"/>
      <w:marBottom w:val="0"/>
      <w:divBdr>
        <w:top w:val="none" w:sz="0" w:space="0" w:color="auto"/>
        <w:left w:val="none" w:sz="0" w:space="0" w:color="auto"/>
        <w:bottom w:val="none" w:sz="0" w:space="0" w:color="auto"/>
        <w:right w:val="none" w:sz="0" w:space="0" w:color="auto"/>
      </w:divBdr>
    </w:div>
    <w:div w:id="1878396148">
      <w:bodyDiv w:val="1"/>
      <w:marLeft w:val="0"/>
      <w:marRight w:val="0"/>
      <w:marTop w:val="0"/>
      <w:marBottom w:val="0"/>
      <w:divBdr>
        <w:top w:val="none" w:sz="0" w:space="0" w:color="auto"/>
        <w:left w:val="none" w:sz="0" w:space="0" w:color="auto"/>
        <w:bottom w:val="none" w:sz="0" w:space="0" w:color="auto"/>
        <w:right w:val="none" w:sz="0" w:space="0" w:color="auto"/>
      </w:divBdr>
    </w:div>
    <w:div w:id="1920865613">
      <w:bodyDiv w:val="1"/>
      <w:marLeft w:val="0"/>
      <w:marRight w:val="0"/>
      <w:marTop w:val="0"/>
      <w:marBottom w:val="0"/>
      <w:divBdr>
        <w:top w:val="none" w:sz="0" w:space="0" w:color="auto"/>
        <w:left w:val="none" w:sz="0" w:space="0" w:color="auto"/>
        <w:bottom w:val="none" w:sz="0" w:space="0" w:color="auto"/>
        <w:right w:val="none" w:sz="0" w:space="0" w:color="auto"/>
      </w:divBdr>
    </w:div>
    <w:div w:id="1943754583">
      <w:bodyDiv w:val="1"/>
      <w:marLeft w:val="0"/>
      <w:marRight w:val="0"/>
      <w:marTop w:val="0"/>
      <w:marBottom w:val="0"/>
      <w:divBdr>
        <w:top w:val="none" w:sz="0" w:space="0" w:color="auto"/>
        <w:left w:val="none" w:sz="0" w:space="0" w:color="auto"/>
        <w:bottom w:val="none" w:sz="0" w:space="0" w:color="auto"/>
        <w:right w:val="none" w:sz="0" w:space="0" w:color="auto"/>
      </w:divBdr>
    </w:div>
    <w:div w:id="212830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comsol.com/" TargetMode="External"/><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ergyplus.net/"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ansys.com/" TargetMode="External"/><Relationship Id="rId28" Type="http://schemas.openxmlformats.org/officeDocument/2006/relationships/oleObject" Target="embeddings/oleObject1.bin"/><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oleObject" Target="embeddings/oleObject2.bin"/><Relationship Id="rId35"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A5CBF68E71DE48A6158C6717A0B13E" ma:contentTypeVersion="14" ma:contentTypeDescription="Crée un document." ma:contentTypeScope="" ma:versionID="44db0f897f867ce53eadb8757f34bfaf">
  <xsd:schema xmlns:xsd="http://www.w3.org/2001/XMLSchema" xmlns:xs="http://www.w3.org/2001/XMLSchema" xmlns:p="http://schemas.microsoft.com/office/2006/metadata/properties" xmlns:ns1="http://schemas.microsoft.com/sharepoint/v3" xmlns:ns2="367d674a-4cde-45d6-b8f9-b674e28062b7" xmlns:ns3="7b99dbbc-bc2d-4e20-885e-dc6ae264c843" targetNamespace="http://schemas.microsoft.com/office/2006/metadata/properties" ma:root="true" ma:fieldsID="2641028b0980695a6c7621f6df74f81c" ns1:_="" ns2:_="" ns3:_="">
    <xsd:import namespace="http://schemas.microsoft.com/sharepoint/v3"/>
    <xsd:import namespace="367d674a-4cde-45d6-b8f9-b674e28062b7"/>
    <xsd:import namespace="7b99dbbc-bc2d-4e20-885e-dc6ae264c843"/>
    <xsd:element name="properties">
      <xsd:complexType>
        <xsd:sequence>
          <xsd:element name="documentManagement">
            <xsd:complexType>
              <xsd:all>
                <xsd:element ref="ns1:Editor" minOccurs="0"/>
                <xsd:element ref="ns1:_UIVersionString" minOccurs="0"/>
                <xsd:element ref="ns2:WS_KM" minOccurs="0"/>
                <xsd:element ref="ns2:TaxKeywordTaxHTField" minOccurs="0"/>
                <xsd:element ref="ns2:TaxCatchAll" minOccurs="0"/>
                <xsd:element ref="ns2:TaxCatchAllLabel" minOccurs="0"/>
                <xsd:element ref="ns2:i51f003d86e044fa8787db0c1fd77971" minOccurs="0"/>
                <xsd:element ref="ns3:MediaServiceMetadata" minOccurs="0"/>
                <xsd:element ref="ns3:MediaServiceFastMetadata" minOccurs="0"/>
                <xsd:element ref="ns2:SharedWithUsers" minOccurs="0"/>
                <xsd:element ref="ns2:SharedWithDetails" minOccurs="0"/>
                <xsd:element ref="ns3:MediaServiceDateTaken" minOccurs="0"/>
                <xsd:element ref="ns3:MediaServiceAuto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UIVersionString" ma:index="3" nillable="true" ma:displayName="Version" ma:internalName="_UIVersionString"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7d674a-4cde-45d6-b8f9-b674e28062b7" elementFormDefault="qualified">
    <xsd:import namespace="http://schemas.microsoft.com/office/2006/documentManagement/types"/>
    <xsd:import namespace="http://schemas.microsoft.com/office/infopath/2007/PartnerControls"/>
    <xsd:element name="WS_KM" ma:index="4" nillable="true" ma:displayName="KM" ma:default="0"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50175273-d17c-4110-87cc-62fdaab3c72d}" ma:internalName="TaxCatchAll" ma:showField="CatchAllData" ma:web="367d674a-4cde-45d6-b8f9-b674e28062b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0175273-d17c-4110-87cc-62fdaab3c72d}" ma:internalName="TaxCatchAllLabel" ma:readOnly="true" ma:showField="CatchAllDataLabel" ma:web="367d674a-4cde-45d6-b8f9-b674e28062b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99dbbc-bc2d-4e20-885e-dc6ae264c843" elementFormDefault="qualified">
    <xsd:import namespace="http://schemas.microsoft.com/office/2006/documentManagement/types"/>
    <xsd:import namespace="http://schemas.microsoft.com/office/infopath/2007/PartnerControls"/>
    <xsd:element name="MediaServiceMetadata" ma:index="17" nillable="true" ma:displayName="MediaServiceMetadata" ma:hidden="true" ma:internalName="MediaServiceMetadata" ma:readOnly="true">
      <xsd:simpleType>
        <xsd:restriction base="dms:Note"/>
      </xsd:simpleType>
    </xsd:element>
    <xsd:element name="MediaServiceFastMetadata" ma:index="18" nillable="true" ma:displayName="MediaServiceFastMetadata" ma:hidden="true" ma:internalName="MediaServiceFastMetadata" ma:readOnly="true">
      <xsd:simpleType>
        <xsd:restriction base="dms:Note"/>
      </xsd:simpleType>
    </xsd:element>
    <xsd:element name="MediaServiceDateTaken" ma:index="21" nillable="true" ma:displayName="MediaServiceDateTaken" ma:hidden="true" ma:internalName="MediaServiceDateTaken" ma:readOnly="true">
      <xsd:simpleType>
        <xsd:restriction base="dms:Text"/>
      </xsd:simpleType>
    </xsd:element>
    <xsd:element name="MediaServiceAutoTags" ma:index="22" nillable="true" ma:displayName="Tags" ma:internalName="MediaServiceAutoTags" ma:readOnly="true">
      <xsd:simpleType>
        <xsd:restriction base="dms:Text"/>
      </xsd:simpleType>
    </xsd:element>
    <xsd:element name="MediaServiceLocation" ma:index="2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Type de contenu"/>
        <xsd:element ref="dc:title" minOccurs="0" maxOccurs="1" ma:index="0"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KeywordTaxHTField xmlns="367d674a-4cde-45d6-b8f9-b674e28062b7">
      <Terms xmlns="http://schemas.microsoft.com/office/infopath/2007/PartnerControls"/>
    </TaxKeywordTaxHTField>
    <i51f003d86e044fa8787db0c1fd77971 xmlns="367d674a-4cde-45d6-b8f9-b674e28062b7">
      <Terms xmlns="http://schemas.microsoft.com/office/infopath/2007/PartnerControls"/>
    </i51f003d86e044fa8787db0c1fd77971>
    <WS_KM xmlns="367d674a-4cde-45d6-b8f9-b674e28062b7">false</WS_KM>
    <TaxCatchAll xmlns="367d674a-4cde-45d6-b8f9-b674e28062b7"/>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7834C-5885-4772-A325-3F2EA7014F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7d674a-4cde-45d6-b8f9-b674e28062b7"/>
    <ds:schemaRef ds:uri="7b99dbbc-bc2d-4e20-885e-dc6ae264c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79D72B-7D4F-44E5-A497-22A02AAD0ADF}">
  <ds:schemaRefs>
    <ds:schemaRef ds:uri="http://purl.org/dc/elements/1.1/"/>
    <ds:schemaRef ds:uri="http://purl.org/dc/dcmitype/"/>
    <ds:schemaRef ds:uri="http://schemas.microsoft.com/office/2006/metadata/properties"/>
    <ds:schemaRef ds:uri="http://schemas.microsoft.com/office/infopath/2007/PartnerControls"/>
    <ds:schemaRef ds:uri="http://schemas.microsoft.com/sharepoint/v3"/>
    <ds:schemaRef ds:uri="http://schemas.microsoft.com/office/2006/documentManagement/types"/>
    <ds:schemaRef ds:uri="http://purl.org/dc/terms/"/>
    <ds:schemaRef ds:uri="367d674a-4cde-45d6-b8f9-b674e28062b7"/>
    <ds:schemaRef ds:uri="http://schemas.openxmlformats.org/package/2006/metadata/core-properties"/>
    <ds:schemaRef ds:uri="7b99dbbc-bc2d-4e20-885e-dc6ae264c843"/>
    <ds:schemaRef ds:uri="http://www.w3.org/XML/1998/namespace"/>
  </ds:schemaRefs>
</ds:datastoreItem>
</file>

<file path=customXml/itemProps3.xml><?xml version="1.0" encoding="utf-8"?>
<ds:datastoreItem xmlns:ds="http://schemas.openxmlformats.org/officeDocument/2006/customXml" ds:itemID="{7F52BBBC-6987-4227-A70A-4CF25158FEC5}">
  <ds:schemaRefs>
    <ds:schemaRef ds:uri="http://schemas.microsoft.com/sharepoint/v3/contenttype/forms"/>
  </ds:schemaRefs>
</ds:datastoreItem>
</file>

<file path=customXml/itemProps4.xml><?xml version="1.0" encoding="utf-8"?>
<ds:datastoreItem xmlns:ds="http://schemas.openxmlformats.org/officeDocument/2006/customXml" ds:itemID="{0B8C0AD4-D2D8-43C7-9C9D-58D4B2814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5985</Words>
  <Characters>37711</Characters>
  <Application>Microsoft Office Word</Application>
  <DocSecurity>0</DocSecurity>
  <Lines>314</Lines>
  <Paragraphs>87</Paragraphs>
  <ScaleCrop>false</ScaleCrop>
  <HeadingPairs>
    <vt:vector size="8" baseType="variant">
      <vt:variant>
        <vt:lpstr>Titel</vt:lpstr>
      </vt:variant>
      <vt:variant>
        <vt:i4>1</vt:i4>
      </vt:variant>
      <vt:variant>
        <vt:lpstr>Titolo</vt:lpstr>
      </vt:variant>
      <vt:variant>
        <vt:i4>1</vt:i4>
      </vt:variant>
      <vt:variant>
        <vt:lpstr>Title</vt:lpstr>
      </vt:variant>
      <vt:variant>
        <vt:i4>1</vt:i4>
      </vt:variant>
      <vt:variant>
        <vt:lpstr>Titre</vt:lpstr>
      </vt:variant>
      <vt:variant>
        <vt:i4>1</vt:i4>
      </vt:variant>
    </vt:vector>
  </HeadingPairs>
  <TitlesOfParts>
    <vt:vector size="4" baseType="lpstr">
      <vt:lpstr/>
      <vt:lpstr/>
      <vt:lpstr/>
      <vt:lpstr/>
    </vt:vector>
  </TitlesOfParts>
  <Company>Kurt Salmon</Company>
  <LinksUpToDate>false</LinksUpToDate>
  <CharactersWithSpaces>43609</CharactersWithSpaces>
  <SharedDoc>false</SharedDoc>
  <HLinks>
    <vt:vector size="288" baseType="variant">
      <vt:variant>
        <vt:i4>1507341</vt:i4>
      </vt:variant>
      <vt:variant>
        <vt:i4>310</vt:i4>
      </vt:variant>
      <vt:variant>
        <vt:i4>0</vt:i4>
      </vt:variant>
      <vt:variant>
        <vt:i4>5</vt:i4>
      </vt:variant>
      <vt:variant>
        <vt:lpwstr>http://www.imi.europa.eu/</vt:lpwstr>
      </vt:variant>
      <vt:variant>
        <vt:lpwstr/>
      </vt:variant>
      <vt:variant>
        <vt:i4>6619262</vt:i4>
      </vt:variant>
      <vt:variant>
        <vt:i4>307</vt:i4>
      </vt:variant>
      <vt:variant>
        <vt:i4>0</vt:i4>
      </vt:variant>
      <vt:variant>
        <vt:i4>5</vt:i4>
      </vt:variant>
      <vt:variant>
        <vt:lpwstr>http://www.predect.eu/</vt:lpwstr>
      </vt:variant>
      <vt:variant>
        <vt:lpwstr/>
      </vt:variant>
      <vt:variant>
        <vt:i4>2424932</vt:i4>
      </vt:variant>
      <vt:variant>
        <vt:i4>301</vt:i4>
      </vt:variant>
      <vt:variant>
        <vt:i4>0</vt:i4>
      </vt:variant>
      <vt:variant>
        <vt:i4>5</vt:i4>
      </vt:variant>
      <vt:variant>
        <vt:lpwstr>https://eroom.kurtsalmon.com/eRoom/projets/IMI-PREDECT</vt:lpwstr>
      </vt:variant>
      <vt:variant>
        <vt:lpwstr/>
      </vt:variant>
      <vt:variant>
        <vt:i4>2228294</vt:i4>
      </vt:variant>
      <vt:variant>
        <vt:i4>298</vt:i4>
      </vt:variant>
      <vt:variant>
        <vt:i4>0</vt:i4>
      </vt:variant>
      <vt:variant>
        <vt:i4>5</vt:i4>
      </vt:variant>
      <vt:variant>
        <vt:lpwstr>https://eroom.kurtsalmon.com/eRoom/projets/IMI-PREDECT/0_443f0</vt:lpwstr>
      </vt:variant>
      <vt:variant>
        <vt:lpwstr/>
      </vt:variant>
      <vt:variant>
        <vt:i4>7733317</vt:i4>
      </vt:variant>
      <vt:variant>
        <vt:i4>286</vt:i4>
      </vt:variant>
      <vt:variant>
        <vt:i4>0</vt:i4>
      </vt:variant>
      <vt:variant>
        <vt:i4>5</vt:i4>
      </vt:variant>
      <vt:variant>
        <vt:lpwstr>https://eroom.kurtsalmon.com/eRoom/projets/IMI-PREDECT/0_443ed</vt:lpwstr>
      </vt:variant>
      <vt:variant>
        <vt:lpwstr/>
      </vt:variant>
      <vt:variant>
        <vt:i4>6094959</vt:i4>
      </vt:variant>
      <vt:variant>
        <vt:i4>283</vt:i4>
      </vt:variant>
      <vt:variant>
        <vt:i4>0</vt:i4>
      </vt:variant>
      <vt:variant>
        <vt:i4>5</vt:i4>
      </vt:variant>
      <vt:variant>
        <vt:lpwstr>mailto:volker.mahlbacher@boehringer-ingelheim.com</vt:lpwstr>
      </vt:variant>
      <vt:variant>
        <vt:lpwstr/>
      </vt:variant>
      <vt:variant>
        <vt:i4>3276864</vt:i4>
      </vt:variant>
      <vt:variant>
        <vt:i4>280</vt:i4>
      </vt:variant>
      <vt:variant>
        <vt:i4>0</vt:i4>
      </vt:variant>
      <vt:variant>
        <vt:i4>5</vt:i4>
      </vt:variant>
      <vt:variant>
        <vt:lpwstr>mailto:arja.weckman@orion.fi</vt:lpwstr>
      </vt:variant>
      <vt:variant>
        <vt:lpwstr/>
      </vt:variant>
      <vt:variant>
        <vt:i4>1572963</vt:i4>
      </vt:variant>
      <vt:variant>
        <vt:i4>277</vt:i4>
      </vt:variant>
      <vt:variant>
        <vt:i4>0</vt:i4>
      </vt:variant>
      <vt:variant>
        <vt:i4>5</vt:i4>
      </vt:variant>
      <vt:variant>
        <vt:lpwstr>mailto:nicolas.vonbehr@bayer.com</vt:lpwstr>
      </vt:variant>
      <vt:variant>
        <vt:lpwstr/>
      </vt:variant>
      <vt:variant>
        <vt:i4>4128840</vt:i4>
      </vt:variant>
      <vt:variant>
        <vt:i4>274</vt:i4>
      </vt:variant>
      <vt:variant>
        <vt:i4>0</vt:i4>
      </vt:variant>
      <vt:variant>
        <vt:i4>5</vt:i4>
      </vt:variant>
      <vt:variant>
        <vt:lpwstr>mailto:johannes.linde@astrazeneca.com</vt:lpwstr>
      </vt:variant>
      <vt:variant>
        <vt:lpwstr/>
      </vt:variant>
      <vt:variant>
        <vt:i4>3211335</vt:i4>
      </vt:variant>
      <vt:variant>
        <vt:i4>271</vt:i4>
      </vt:variant>
      <vt:variant>
        <vt:i4>0</vt:i4>
      </vt:variant>
      <vt:variant>
        <vt:i4>5</vt:i4>
      </vt:variant>
      <vt:variant>
        <vt:lpwstr>mailto:hannes.kankaanpaa@vtt.fi</vt:lpwstr>
      </vt:variant>
      <vt:variant>
        <vt:lpwstr/>
      </vt:variant>
      <vt:variant>
        <vt:i4>2097231</vt:i4>
      </vt:variant>
      <vt:variant>
        <vt:i4>268</vt:i4>
      </vt:variant>
      <vt:variant>
        <vt:i4>0</vt:i4>
      </vt:variant>
      <vt:variant>
        <vt:i4>5</vt:i4>
      </vt:variant>
      <vt:variant>
        <vt:lpwstr>mailto:pirjo.kontkanen@helsinki.fi</vt:lpwstr>
      </vt:variant>
      <vt:variant>
        <vt:lpwstr/>
      </vt:variant>
      <vt:variant>
        <vt:i4>1769530</vt:i4>
      </vt:variant>
      <vt:variant>
        <vt:i4>265</vt:i4>
      </vt:variant>
      <vt:variant>
        <vt:i4>0</vt:i4>
      </vt:variant>
      <vt:variant>
        <vt:i4>5</vt:i4>
      </vt:variant>
      <vt:variant>
        <vt:lpwstr>mailto:Sylvie.jaguelin@fr.netgrs.com</vt:lpwstr>
      </vt:variant>
      <vt:variant>
        <vt:lpwstr/>
      </vt:variant>
      <vt:variant>
        <vt:i4>1966187</vt:i4>
      </vt:variant>
      <vt:variant>
        <vt:i4>262</vt:i4>
      </vt:variant>
      <vt:variant>
        <vt:i4>0</vt:i4>
      </vt:variant>
      <vt:variant>
        <vt:i4>5</vt:i4>
      </vt:variant>
      <vt:variant>
        <vt:lpwstr>mailto:Olli.Kallioniemi@helsinki.fi</vt:lpwstr>
      </vt:variant>
      <vt:variant>
        <vt:lpwstr/>
      </vt:variant>
      <vt:variant>
        <vt:i4>5505147</vt:i4>
      </vt:variant>
      <vt:variant>
        <vt:i4>259</vt:i4>
      </vt:variant>
      <vt:variant>
        <vt:i4>0</vt:i4>
      </vt:variant>
      <vt:variant>
        <vt:i4>5</vt:i4>
      </vt:variant>
      <vt:variant>
        <vt:lpwstr>mailto:wolfgang.sommergruber@boehringer-ingelheim.com</vt:lpwstr>
      </vt:variant>
      <vt:variant>
        <vt:lpwstr/>
      </vt:variant>
      <vt:variant>
        <vt:i4>6750238</vt:i4>
      </vt:variant>
      <vt:variant>
        <vt:i4>256</vt:i4>
      </vt:variant>
      <vt:variant>
        <vt:i4>0</vt:i4>
      </vt:variant>
      <vt:variant>
        <vt:i4>5</vt:i4>
      </vt:variant>
      <vt:variant>
        <vt:lpwstr>mailto:emmy.verschuren@helsinki.fi</vt:lpwstr>
      </vt:variant>
      <vt:variant>
        <vt:lpwstr/>
      </vt:variant>
      <vt:variant>
        <vt:i4>1441912</vt:i4>
      </vt:variant>
      <vt:variant>
        <vt:i4>253</vt:i4>
      </vt:variant>
      <vt:variant>
        <vt:i4>0</vt:i4>
      </vt:variant>
      <vt:variant>
        <vt:i4>5</vt:i4>
      </vt:variant>
      <vt:variant>
        <vt:lpwstr>mailto:pekka.kallio@orionpharma.com</vt:lpwstr>
      </vt:variant>
      <vt:variant>
        <vt:lpwstr/>
      </vt:variant>
      <vt:variant>
        <vt:i4>3014740</vt:i4>
      </vt:variant>
      <vt:variant>
        <vt:i4>250</vt:i4>
      </vt:variant>
      <vt:variant>
        <vt:i4>0</vt:i4>
      </vt:variant>
      <vt:variant>
        <vt:i4>5</vt:i4>
      </vt:variant>
      <vt:variant>
        <vt:lpwstr>mailto:Matthias.Nees@vtt.fi</vt:lpwstr>
      </vt:variant>
      <vt:variant>
        <vt:lpwstr/>
      </vt:variant>
      <vt:variant>
        <vt:i4>5570596</vt:i4>
      </vt:variant>
      <vt:variant>
        <vt:i4>247</vt:i4>
      </vt:variant>
      <vt:variant>
        <vt:i4>0</vt:i4>
      </vt:variant>
      <vt:variant>
        <vt:i4>5</vt:i4>
      </vt:variant>
      <vt:variant>
        <vt:lpwstr>mailto:thomas.schlange@bayer.com</vt:lpwstr>
      </vt:variant>
      <vt:variant>
        <vt:lpwstr/>
      </vt:variant>
      <vt:variant>
        <vt:i4>6815764</vt:i4>
      </vt:variant>
      <vt:variant>
        <vt:i4>244</vt:i4>
      </vt:variant>
      <vt:variant>
        <vt:i4>0</vt:i4>
      </vt:variant>
      <vt:variant>
        <vt:i4>5</vt:i4>
      </vt:variant>
      <vt:variant>
        <vt:lpwstr>mailto:juha.klefstrom@helsinki.fi</vt:lpwstr>
      </vt:variant>
      <vt:variant>
        <vt:lpwstr/>
      </vt:variant>
      <vt:variant>
        <vt:i4>8126483</vt:i4>
      </vt:variant>
      <vt:variant>
        <vt:i4>241</vt:i4>
      </vt:variant>
      <vt:variant>
        <vt:i4>0</vt:i4>
      </vt:variant>
      <vt:variant>
        <vt:i4>5</vt:i4>
      </vt:variant>
      <vt:variant>
        <vt:lpwstr>mailto:Steve.Wedge@astrazeneca.com</vt:lpwstr>
      </vt:variant>
      <vt:variant>
        <vt:lpwstr/>
      </vt:variant>
      <vt:variant>
        <vt:i4>3538969</vt:i4>
      </vt:variant>
      <vt:variant>
        <vt:i4>238</vt:i4>
      </vt:variant>
      <vt:variant>
        <vt:i4>0</vt:i4>
      </vt:variant>
      <vt:variant>
        <vt:i4>5</vt:i4>
      </vt:variant>
      <vt:variant>
        <vt:lpwstr>mailto:john.hickman@fr.netgrs.com</vt:lpwstr>
      </vt:variant>
      <vt:variant>
        <vt:lpwstr/>
      </vt:variant>
      <vt:variant>
        <vt:i4>4456484</vt:i4>
      </vt:variant>
      <vt:variant>
        <vt:i4>235</vt:i4>
      </vt:variant>
      <vt:variant>
        <vt:i4>0</vt:i4>
      </vt:variant>
      <vt:variant>
        <vt:i4>5</vt:i4>
      </vt:variant>
      <vt:variant>
        <vt:lpwstr>mailto:flore.gouaux@kurtsalmon.com</vt:lpwstr>
      </vt:variant>
      <vt:variant>
        <vt:lpwstr/>
      </vt:variant>
      <vt:variant>
        <vt:i4>131191</vt:i4>
      </vt:variant>
      <vt:variant>
        <vt:i4>232</vt:i4>
      </vt:variant>
      <vt:variant>
        <vt:i4>0</vt:i4>
      </vt:variant>
      <vt:variant>
        <vt:i4>5</vt:i4>
      </vt:variant>
      <vt:variant>
        <vt:lpwstr>mailto:laurence.lapotre@kurtsalmon.com</vt:lpwstr>
      </vt:variant>
      <vt:variant>
        <vt:lpwstr/>
      </vt:variant>
      <vt:variant>
        <vt:i4>1966187</vt:i4>
      </vt:variant>
      <vt:variant>
        <vt:i4>229</vt:i4>
      </vt:variant>
      <vt:variant>
        <vt:i4>0</vt:i4>
      </vt:variant>
      <vt:variant>
        <vt:i4>5</vt:i4>
      </vt:variant>
      <vt:variant>
        <vt:lpwstr>mailto:Olli.Kallioniemi@helsinki.fi</vt:lpwstr>
      </vt:variant>
      <vt:variant>
        <vt:lpwstr/>
      </vt:variant>
      <vt:variant>
        <vt:i4>5505147</vt:i4>
      </vt:variant>
      <vt:variant>
        <vt:i4>226</vt:i4>
      </vt:variant>
      <vt:variant>
        <vt:i4>0</vt:i4>
      </vt:variant>
      <vt:variant>
        <vt:i4>5</vt:i4>
      </vt:variant>
      <vt:variant>
        <vt:lpwstr>mailto:wolfgang.sommergruber@boehringer-ingelheim.com</vt:lpwstr>
      </vt:variant>
      <vt:variant>
        <vt:lpwstr/>
      </vt:variant>
      <vt:variant>
        <vt:i4>6750238</vt:i4>
      </vt:variant>
      <vt:variant>
        <vt:i4>223</vt:i4>
      </vt:variant>
      <vt:variant>
        <vt:i4>0</vt:i4>
      </vt:variant>
      <vt:variant>
        <vt:i4>5</vt:i4>
      </vt:variant>
      <vt:variant>
        <vt:lpwstr>mailto:emmy.verschuren@helsinki.fi</vt:lpwstr>
      </vt:variant>
      <vt:variant>
        <vt:lpwstr/>
      </vt:variant>
      <vt:variant>
        <vt:i4>1441912</vt:i4>
      </vt:variant>
      <vt:variant>
        <vt:i4>220</vt:i4>
      </vt:variant>
      <vt:variant>
        <vt:i4>0</vt:i4>
      </vt:variant>
      <vt:variant>
        <vt:i4>5</vt:i4>
      </vt:variant>
      <vt:variant>
        <vt:lpwstr>mailto:pekka.kallio@orionpharma.com</vt:lpwstr>
      </vt:variant>
      <vt:variant>
        <vt:lpwstr/>
      </vt:variant>
      <vt:variant>
        <vt:i4>3014740</vt:i4>
      </vt:variant>
      <vt:variant>
        <vt:i4>217</vt:i4>
      </vt:variant>
      <vt:variant>
        <vt:i4>0</vt:i4>
      </vt:variant>
      <vt:variant>
        <vt:i4>5</vt:i4>
      </vt:variant>
      <vt:variant>
        <vt:lpwstr>mailto:Matthias.Nees@vtt.fi</vt:lpwstr>
      </vt:variant>
      <vt:variant>
        <vt:lpwstr/>
      </vt:variant>
      <vt:variant>
        <vt:i4>5570596</vt:i4>
      </vt:variant>
      <vt:variant>
        <vt:i4>214</vt:i4>
      </vt:variant>
      <vt:variant>
        <vt:i4>0</vt:i4>
      </vt:variant>
      <vt:variant>
        <vt:i4>5</vt:i4>
      </vt:variant>
      <vt:variant>
        <vt:lpwstr>mailto:thomas.schlange@bayer.com</vt:lpwstr>
      </vt:variant>
      <vt:variant>
        <vt:lpwstr/>
      </vt:variant>
      <vt:variant>
        <vt:i4>6815764</vt:i4>
      </vt:variant>
      <vt:variant>
        <vt:i4>211</vt:i4>
      </vt:variant>
      <vt:variant>
        <vt:i4>0</vt:i4>
      </vt:variant>
      <vt:variant>
        <vt:i4>5</vt:i4>
      </vt:variant>
      <vt:variant>
        <vt:lpwstr>mailto:juha.klefstrom@helsinki.fi</vt:lpwstr>
      </vt:variant>
      <vt:variant>
        <vt:lpwstr/>
      </vt:variant>
      <vt:variant>
        <vt:i4>8126483</vt:i4>
      </vt:variant>
      <vt:variant>
        <vt:i4>208</vt:i4>
      </vt:variant>
      <vt:variant>
        <vt:i4>0</vt:i4>
      </vt:variant>
      <vt:variant>
        <vt:i4>5</vt:i4>
      </vt:variant>
      <vt:variant>
        <vt:lpwstr>mailto:Steve.Wedge@astrazeneca.com</vt:lpwstr>
      </vt:variant>
      <vt:variant>
        <vt:lpwstr/>
      </vt:variant>
      <vt:variant>
        <vt:i4>3538969</vt:i4>
      </vt:variant>
      <vt:variant>
        <vt:i4>205</vt:i4>
      </vt:variant>
      <vt:variant>
        <vt:i4>0</vt:i4>
      </vt:variant>
      <vt:variant>
        <vt:i4>5</vt:i4>
      </vt:variant>
      <vt:variant>
        <vt:lpwstr>mailto:john.hickman@fr.netgrs.com</vt:lpwstr>
      </vt:variant>
      <vt:variant>
        <vt:lpwstr/>
      </vt:variant>
      <vt:variant>
        <vt:i4>1835064</vt:i4>
      </vt:variant>
      <vt:variant>
        <vt:i4>192</vt:i4>
      </vt:variant>
      <vt:variant>
        <vt:i4>0</vt:i4>
      </vt:variant>
      <vt:variant>
        <vt:i4>5</vt:i4>
      </vt:variant>
      <vt:variant>
        <vt:lpwstr/>
      </vt:variant>
      <vt:variant>
        <vt:lpwstr>_Toc288812393</vt:lpwstr>
      </vt:variant>
      <vt:variant>
        <vt:i4>1835064</vt:i4>
      </vt:variant>
      <vt:variant>
        <vt:i4>186</vt:i4>
      </vt:variant>
      <vt:variant>
        <vt:i4>0</vt:i4>
      </vt:variant>
      <vt:variant>
        <vt:i4>5</vt:i4>
      </vt:variant>
      <vt:variant>
        <vt:lpwstr/>
      </vt:variant>
      <vt:variant>
        <vt:lpwstr>_Toc288812392</vt:lpwstr>
      </vt:variant>
      <vt:variant>
        <vt:i4>1835064</vt:i4>
      </vt:variant>
      <vt:variant>
        <vt:i4>180</vt:i4>
      </vt:variant>
      <vt:variant>
        <vt:i4>0</vt:i4>
      </vt:variant>
      <vt:variant>
        <vt:i4>5</vt:i4>
      </vt:variant>
      <vt:variant>
        <vt:lpwstr/>
      </vt:variant>
      <vt:variant>
        <vt:lpwstr>_Toc288812391</vt:lpwstr>
      </vt:variant>
      <vt:variant>
        <vt:i4>1835064</vt:i4>
      </vt:variant>
      <vt:variant>
        <vt:i4>174</vt:i4>
      </vt:variant>
      <vt:variant>
        <vt:i4>0</vt:i4>
      </vt:variant>
      <vt:variant>
        <vt:i4>5</vt:i4>
      </vt:variant>
      <vt:variant>
        <vt:lpwstr/>
      </vt:variant>
      <vt:variant>
        <vt:lpwstr>_Toc288812390</vt:lpwstr>
      </vt:variant>
      <vt:variant>
        <vt:i4>1900600</vt:i4>
      </vt:variant>
      <vt:variant>
        <vt:i4>168</vt:i4>
      </vt:variant>
      <vt:variant>
        <vt:i4>0</vt:i4>
      </vt:variant>
      <vt:variant>
        <vt:i4>5</vt:i4>
      </vt:variant>
      <vt:variant>
        <vt:lpwstr/>
      </vt:variant>
      <vt:variant>
        <vt:lpwstr>_Toc288812389</vt:lpwstr>
      </vt:variant>
      <vt:variant>
        <vt:i4>1900600</vt:i4>
      </vt:variant>
      <vt:variant>
        <vt:i4>162</vt:i4>
      </vt:variant>
      <vt:variant>
        <vt:i4>0</vt:i4>
      </vt:variant>
      <vt:variant>
        <vt:i4>5</vt:i4>
      </vt:variant>
      <vt:variant>
        <vt:lpwstr/>
      </vt:variant>
      <vt:variant>
        <vt:lpwstr>_Toc288812388</vt:lpwstr>
      </vt:variant>
      <vt:variant>
        <vt:i4>1900600</vt:i4>
      </vt:variant>
      <vt:variant>
        <vt:i4>156</vt:i4>
      </vt:variant>
      <vt:variant>
        <vt:i4>0</vt:i4>
      </vt:variant>
      <vt:variant>
        <vt:i4>5</vt:i4>
      </vt:variant>
      <vt:variant>
        <vt:lpwstr/>
      </vt:variant>
      <vt:variant>
        <vt:lpwstr>_Toc288812387</vt:lpwstr>
      </vt:variant>
      <vt:variant>
        <vt:i4>1900600</vt:i4>
      </vt:variant>
      <vt:variant>
        <vt:i4>150</vt:i4>
      </vt:variant>
      <vt:variant>
        <vt:i4>0</vt:i4>
      </vt:variant>
      <vt:variant>
        <vt:i4>5</vt:i4>
      </vt:variant>
      <vt:variant>
        <vt:lpwstr/>
      </vt:variant>
      <vt:variant>
        <vt:lpwstr>_Toc288812386</vt:lpwstr>
      </vt:variant>
      <vt:variant>
        <vt:i4>1900600</vt:i4>
      </vt:variant>
      <vt:variant>
        <vt:i4>144</vt:i4>
      </vt:variant>
      <vt:variant>
        <vt:i4>0</vt:i4>
      </vt:variant>
      <vt:variant>
        <vt:i4>5</vt:i4>
      </vt:variant>
      <vt:variant>
        <vt:lpwstr/>
      </vt:variant>
      <vt:variant>
        <vt:lpwstr>_Toc288812385</vt:lpwstr>
      </vt:variant>
      <vt:variant>
        <vt:i4>1900600</vt:i4>
      </vt:variant>
      <vt:variant>
        <vt:i4>138</vt:i4>
      </vt:variant>
      <vt:variant>
        <vt:i4>0</vt:i4>
      </vt:variant>
      <vt:variant>
        <vt:i4>5</vt:i4>
      </vt:variant>
      <vt:variant>
        <vt:lpwstr/>
      </vt:variant>
      <vt:variant>
        <vt:lpwstr>_Toc288812384</vt:lpwstr>
      </vt:variant>
      <vt:variant>
        <vt:i4>1900600</vt:i4>
      </vt:variant>
      <vt:variant>
        <vt:i4>132</vt:i4>
      </vt:variant>
      <vt:variant>
        <vt:i4>0</vt:i4>
      </vt:variant>
      <vt:variant>
        <vt:i4>5</vt:i4>
      </vt:variant>
      <vt:variant>
        <vt:lpwstr/>
      </vt:variant>
      <vt:variant>
        <vt:lpwstr>_Toc288812383</vt:lpwstr>
      </vt:variant>
      <vt:variant>
        <vt:i4>1900600</vt:i4>
      </vt:variant>
      <vt:variant>
        <vt:i4>126</vt:i4>
      </vt:variant>
      <vt:variant>
        <vt:i4>0</vt:i4>
      </vt:variant>
      <vt:variant>
        <vt:i4>5</vt:i4>
      </vt:variant>
      <vt:variant>
        <vt:lpwstr/>
      </vt:variant>
      <vt:variant>
        <vt:lpwstr>_Toc288812382</vt:lpwstr>
      </vt:variant>
      <vt:variant>
        <vt:i4>1900600</vt:i4>
      </vt:variant>
      <vt:variant>
        <vt:i4>120</vt:i4>
      </vt:variant>
      <vt:variant>
        <vt:i4>0</vt:i4>
      </vt:variant>
      <vt:variant>
        <vt:i4>5</vt:i4>
      </vt:variant>
      <vt:variant>
        <vt:lpwstr/>
      </vt:variant>
      <vt:variant>
        <vt:lpwstr>_Toc288812381</vt:lpwstr>
      </vt:variant>
      <vt:variant>
        <vt:i4>1900600</vt:i4>
      </vt:variant>
      <vt:variant>
        <vt:i4>114</vt:i4>
      </vt:variant>
      <vt:variant>
        <vt:i4>0</vt:i4>
      </vt:variant>
      <vt:variant>
        <vt:i4>5</vt:i4>
      </vt:variant>
      <vt:variant>
        <vt:lpwstr/>
      </vt:variant>
      <vt:variant>
        <vt:lpwstr>_Toc288812380</vt:lpwstr>
      </vt:variant>
      <vt:variant>
        <vt:i4>1179704</vt:i4>
      </vt:variant>
      <vt:variant>
        <vt:i4>108</vt:i4>
      </vt:variant>
      <vt:variant>
        <vt:i4>0</vt:i4>
      </vt:variant>
      <vt:variant>
        <vt:i4>5</vt:i4>
      </vt:variant>
      <vt:variant>
        <vt:lpwstr/>
      </vt:variant>
      <vt:variant>
        <vt:lpwstr>_Toc288812379</vt:lpwstr>
      </vt:variant>
      <vt:variant>
        <vt:i4>1179704</vt:i4>
      </vt:variant>
      <vt:variant>
        <vt:i4>102</vt:i4>
      </vt:variant>
      <vt:variant>
        <vt:i4>0</vt:i4>
      </vt:variant>
      <vt:variant>
        <vt:i4>5</vt:i4>
      </vt:variant>
      <vt:variant>
        <vt:lpwstr/>
      </vt:variant>
      <vt:variant>
        <vt:lpwstr>_Toc288812378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Kurt Salmon</dc:creator>
  <cp:lastModifiedBy>Frick, Juergen</cp:lastModifiedBy>
  <cp:revision>2</cp:revision>
  <cp:lastPrinted>2017-03-10T14:09:00Z</cp:lastPrinted>
  <dcterms:created xsi:type="dcterms:W3CDTF">2019-08-29T15:06:00Z</dcterms:created>
  <dcterms:modified xsi:type="dcterms:W3CDTF">2019-08-29T15:06:00Z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0x010100FDA5CBF68E71DE48A6158C6717A0B13E</vt:lpwstr>
  </property>
  <property fmtid="{D5CDD505-2E9C-101B-9397-08002B2CF9AE}" pid="3" name="TaxKeyword">
    <vt:lpwstr/>
  </property>
  <property fmtid="{D5CDD505-2E9C-101B-9397-08002B2CF9AE}" pid="4" name="WSDocumentType">
    <vt:lpwstr/>
  </property>
  <property fmtid="{D5CDD505-2E9C-101B-9397-08002B2CF9AE}" pid="5" name="AuthorIds_UIVersion_1024">
    <vt:lpwstr>81</vt:lpwstr>
  </property>
</Properties>
</file>